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B1C82" w14:textId="7334CC97" w:rsidR="006C7694" w:rsidRDefault="007628A7" w:rsidP="0093512D">
      <w:pPr>
        <w:pStyle w:val="1"/>
      </w:pPr>
      <w:r>
        <w:rPr>
          <w:rFonts w:hint="eastAsia"/>
        </w:rPr>
        <w:t>安全工程概论题库</w:t>
      </w:r>
    </w:p>
    <w:p w14:paraId="4B99A4C8" w14:textId="3E923E5E" w:rsidR="0093512D" w:rsidRDefault="0093512D">
      <w:r>
        <w:rPr>
          <w:rFonts w:hint="eastAsia"/>
        </w:rPr>
        <w:t>P</w:t>
      </w:r>
      <w:r>
        <w:t xml:space="preserve">S </w:t>
      </w:r>
      <w:r>
        <w:rPr>
          <w:rFonts w:hint="eastAsia"/>
        </w:rPr>
        <w:t>红字为正确答案，黄字为曾经错选</w:t>
      </w:r>
    </w:p>
    <w:p w14:paraId="428326C3" w14:textId="2D7FCE52" w:rsidR="007628A7" w:rsidRDefault="007628A7" w:rsidP="0093512D">
      <w:pPr>
        <w:pStyle w:val="3"/>
      </w:pPr>
      <w:r>
        <w:t>Q</w:t>
      </w:r>
      <w:r>
        <w:rPr>
          <w:rFonts w:hint="eastAsia"/>
        </w:rPr>
        <w:t>uiz1</w:t>
      </w:r>
    </w:p>
    <w:p w14:paraId="1B1AF031" w14:textId="29F9BFA3" w:rsidR="007628A7" w:rsidRDefault="007628A7" w:rsidP="0093512D">
      <w:pPr>
        <w:pStyle w:val="a4"/>
      </w:pPr>
      <w:r>
        <w:t>T</w:t>
      </w:r>
      <w:r>
        <w:rPr>
          <w:rFonts w:hint="eastAsia"/>
        </w:rPr>
        <w:t>opic</w:t>
      </w:r>
      <w:r>
        <w:t xml:space="preserve"> </w:t>
      </w:r>
      <w:r>
        <w:rPr>
          <w:rFonts w:hint="eastAsia"/>
        </w:rPr>
        <w:t>The</w:t>
      </w:r>
      <w:r>
        <w:t xml:space="preserve"> fire problem</w:t>
      </w:r>
    </w:p>
    <w:p w14:paraId="6D399A51" w14:textId="4FDB3BC1" w:rsidR="007628A7" w:rsidRDefault="007628A7" w:rsidP="0093512D">
      <w:pPr>
        <w:pStyle w:val="a4"/>
      </w:pPr>
      <w:r>
        <w:t>Reading:AB P1-9,P17-25</w:t>
      </w:r>
    </w:p>
    <w:p w14:paraId="28903DB8" w14:textId="543C7159" w:rsidR="007628A7" w:rsidRPr="007628A7" w:rsidRDefault="007628A7" w:rsidP="007628A7">
      <w:pPr>
        <w:pStyle w:val="a3"/>
        <w:numPr>
          <w:ilvl w:val="0"/>
          <w:numId w:val="1"/>
        </w:numPr>
        <w:ind w:firstLineChars="0"/>
      </w:pPr>
      <w:r w:rsidRPr="007628A7">
        <w:rPr>
          <w:rFonts w:ascii="Helvetica" w:hAnsi="Helvetica" w:cs="Helvetica"/>
          <w:color w:val="2D3B45"/>
          <w:shd w:val="clear" w:color="auto" w:fill="FFFFFF"/>
        </w:rPr>
        <w:t>The Commission believes that a reduction of _______ in deaths, injuries, and property losses is possible within the next generation. </w:t>
      </w:r>
    </w:p>
    <w:p w14:paraId="2DD54C3C" w14:textId="772C3775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7</w:t>
      </w:r>
      <w:r>
        <w:rPr>
          <w:rFonts w:ascii="Helvetica" w:hAnsi="Helvetica" w:cs="Helvetica"/>
          <w:color w:val="2D3B45"/>
          <w:shd w:val="clear" w:color="auto" w:fill="FFFFFF"/>
        </w:rPr>
        <w:t>5%</w:t>
      </w:r>
    </w:p>
    <w:p w14:paraId="765889D9" w14:textId="35CD5ED2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1</w:t>
      </w:r>
      <w:r>
        <w:rPr>
          <w:rFonts w:ascii="Helvetica" w:hAnsi="Helvetica" w:cs="Helvetica"/>
          <w:color w:val="2D3B45"/>
          <w:shd w:val="clear" w:color="auto" w:fill="FFFFFF"/>
        </w:rPr>
        <w:t>0%</w:t>
      </w:r>
    </w:p>
    <w:p w14:paraId="22BB6579" w14:textId="4D1953DA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1</w:t>
      </w:r>
      <w:r>
        <w:rPr>
          <w:rFonts w:ascii="Helvetica" w:hAnsi="Helvetica" w:cs="Helvetica"/>
          <w:color w:val="2D3B45"/>
          <w:shd w:val="clear" w:color="auto" w:fill="FFFFFF"/>
        </w:rPr>
        <w:t>00%</w:t>
      </w:r>
    </w:p>
    <w:p w14:paraId="5FB2AD02" w14:textId="583550D7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2</w:t>
      </w:r>
      <w:r>
        <w:rPr>
          <w:rFonts w:ascii="Helvetica" w:hAnsi="Helvetica" w:cs="Helvetica"/>
          <w:color w:val="2D3B45"/>
          <w:shd w:val="clear" w:color="auto" w:fill="FFFFFF"/>
        </w:rPr>
        <w:t>5%</w:t>
      </w:r>
    </w:p>
    <w:p w14:paraId="106B3B20" w14:textId="01693989" w:rsidR="007628A7" w:rsidRPr="00487339" w:rsidRDefault="007628A7" w:rsidP="007628A7">
      <w:pPr>
        <w:pStyle w:val="a3"/>
        <w:numPr>
          <w:ilvl w:val="1"/>
          <w:numId w:val="1"/>
        </w:numPr>
        <w:ind w:firstLineChars="0"/>
        <w:rPr>
          <w:color w:val="FF0000"/>
          <w:rPrChange w:id="0" w:author="刘 欣宇" w:date="2020-05-30T15:48:00Z">
            <w:rPr/>
          </w:rPrChange>
        </w:rPr>
      </w:pPr>
      <w:r w:rsidRPr="00487339">
        <w:rPr>
          <w:rFonts w:ascii="Helvetica" w:hAnsi="Helvetica" w:cs="Helvetica"/>
          <w:color w:val="FF0000"/>
          <w:rPrChange w:id="1" w:author="刘 欣宇" w:date="2020-05-30T15:48:00Z">
            <w:rPr>
              <w:rFonts w:ascii="Helvetica" w:hAnsi="Helvetica" w:cs="Helvetica"/>
            </w:rPr>
          </w:rPrChange>
        </w:rPr>
        <w:t>50%</w:t>
      </w:r>
    </w:p>
    <w:p w14:paraId="6AE4D5B7" w14:textId="5B208871" w:rsidR="007628A7" w:rsidRPr="007628A7" w:rsidRDefault="007628A7" w:rsidP="007628A7">
      <w:pPr>
        <w:pStyle w:val="a3"/>
        <w:numPr>
          <w:ilvl w:val="0"/>
          <w:numId w:val="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At the time of the America Burning report, approximately how many deaths were caused by fire?</w:t>
      </w:r>
    </w:p>
    <w:p w14:paraId="0A1F3E02" w14:textId="3A3B698B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5</w:t>
      </w:r>
      <w:r>
        <w:rPr>
          <w:rFonts w:ascii="Helvetica" w:hAnsi="Helvetica" w:cs="Helvetica"/>
          <w:color w:val="2D3B45"/>
          <w:shd w:val="clear" w:color="auto" w:fill="FFFFFF"/>
        </w:rPr>
        <w:t>0000</w:t>
      </w:r>
    </w:p>
    <w:p w14:paraId="144CC1A8" w14:textId="6F99470F" w:rsidR="007628A7" w:rsidRPr="00487339" w:rsidRDefault="007628A7" w:rsidP="007628A7">
      <w:pPr>
        <w:pStyle w:val="a3"/>
        <w:numPr>
          <w:ilvl w:val="1"/>
          <w:numId w:val="1"/>
        </w:numPr>
        <w:ind w:firstLineChars="0"/>
        <w:rPr>
          <w:color w:val="FF0000"/>
          <w:rPrChange w:id="2" w:author="刘 欣宇" w:date="2020-05-30T15:48:00Z">
            <w:rPr/>
          </w:rPrChange>
        </w:rPr>
      </w:pPr>
      <w:r w:rsidRPr="00487339">
        <w:rPr>
          <w:rFonts w:ascii="Helvetica" w:hAnsi="Helvetica" w:cs="Helvetica"/>
          <w:color w:val="FF0000"/>
          <w:shd w:val="clear" w:color="auto" w:fill="FFFFFF"/>
          <w:rPrChange w:id="3" w:author="刘 欣宇" w:date="2020-05-30T15:48:00Z">
            <w:rPr>
              <w:rFonts w:ascii="Helvetica" w:hAnsi="Helvetica" w:cs="Helvetica"/>
              <w:shd w:val="clear" w:color="auto" w:fill="FFFFFF"/>
            </w:rPr>
          </w:rPrChange>
        </w:rPr>
        <w:t>12000</w:t>
      </w:r>
    </w:p>
    <w:p w14:paraId="66480D7F" w14:textId="5BC18B67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2</w:t>
      </w:r>
      <w:r>
        <w:rPr>
          <w:rFonts w:ascii="Helvetica" w:hAnsi="Helvetica" w:cs="Helvetica"/>
          <w:color w:val="2D3B45"/>
          <w:shd w:val="clear" w:color="auto" w:fill="FFFFFF"/>
        </w:rPr>
        <w:t>5000</w:t>
      </w:r>
    </w:p>
    <w:p w14:paraId="2B0DE136" w14:textId="3D6F9404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1</w:t>
      </w:r>
      <w:r>
        <w:rPr>
          <w:rFonts w:ascii="Helvetica" w:hAnsi="Helvetica" w:cs="Helvetica"/>
          <w:color w:val="2D3B45"/>
          <w:shd w:val="clear" w:color="auto" w:fill="FFFFFF"/>
        </w:rPr>
        <w:t>0000</w:t>
      </w:r>
    </w:p>
    <w:p w14:paraId="7C8E386A" w14:textId="71448839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5</w:t>
      </w:r>
      <w:r>
        <w:rPr>
          <w:rFonts w:ascii="Helvetica" w:hAnsi="Helvetica" w:cs="Helvetica"/>
          <w:color w:val="2D3B45"/>
          <w:shd w:val="clear" w:color="auto" w:fill="FFFFFF"/>
        </w:rPr>
        <w:t>000</w:t>
      </w:r>
    </w:p>
    <w:p w14:paraId="4046D68B" w14:textId="6D2ADF20" w:rsidR="007628A7" w:rsidRPr="007628A7" w:rsidRDefault="007628A7" w:rsidP="007628A7">
      <w:pPr>
        <w:pStyle w:val="a3"/>
        <w:numPr>
          <w:ilvl w:val="0"/>
          <w:numId w:val="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According to the America Burning report, what accounts for 20 to 30 percent of all service calls in large cities in the U.S.?</w:t>
      </w:r>
    </w:p>
    <w:p w14:paraId="20BEC889" w14:textId="4E4A14EB" w:rsidR="007628A7" w:rsidRPr="00487339" w:rsidRDefault="007628A7" w:rsidP="007628A7">
      <w:pPr>
        <w:pStyle w:val="a3"/>
        <w:numPr>
          <w:ilvl w:val="1"/>
          <w:numId w:val="1"/>
        </w:numPr>
        <w:ind w:firstLineChars="0"/>
        <w:rPr>
          <w:color w:val="FF0000"/>
          <w:rPrChange w:id="4" w:author="刘 欣宇" w:date="2020-05-30T15:48:00Z">
            <w:rPr/>
          </w:rPrChange>
        </w:rPr>
      </w:pPr>
      <w:r w:rsidRPr="00487339">
        <w:rPr>
          <w:rFonts w:ascii="Helvetica" w:hAnsi="Helvetica" w:cs="Helvetica"/>
          <w:color w:val="FF0000"/>
          <w:shd w:val="clear" w:color="auto" w:fill="FFFFFF"/>
          <w:rPrChange w:id="5" w:author="刘 欣宇" w:date="2020-05-30T15:48:00Z">
            <w:rPr>
              <w:rFonts w:ascii="Helvetica" w:hAnsi="Helvetica" w:cs="Helvetica"/>
              <w:shd w:val="clear" w:color="auto" w:fill="FFFFFF"/>
            </w:rPr>
          </w:rPrChange>
        </w:rPr>
        <w:t>False alarms</w:t>
      </w:r>
    </w:p>
    <w:p w14:paraId="0B1157D6" w14:textId="17928629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C</w:t>
      </w:r>
      <w:r>
        <w:rPr>
          <w:rFonts w:ascii="Helvetica" w:hAnsi="Helvetica" w:cs="Helvetica"/>
          <w:color w:val="2D3B45"/>
          <w:shd w:val="clear" w:color="auto" w:fill="FFFFFF"/>
        </w:rPr>
        <w:t>hemical processing</w:t>
      </w:r>
    </w:p>
    <w:p w14:paraId="6B3180D3" w14:textId="5031CC18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A</w:t>
      </w:r>
      <w:r>
        <w:rPr>
          <w:rFonts w:ascii="Helvetica" w:hAnsi="Helvetica" w:cs="Helvetica"/>
          <w:color w:val="2D3B45"/>
          <w:shd w:val="clear" w:color="auto" w:fill="FFFFFF"/>
        </w:rPr>
        <w:t>rson</w:t>
      </w:r>
    </w:p>
    <w:p w14:paraId="216F87F7" w14:textId="508A2719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L</w:t>
      </w:r>
      <w:r>
        <w:rPr>
          <w:rFonts w:ascii="Helvetica" w:hAnsi="Helvetica" w:cs="Helvetica"/>
          <w:color w:val="2D3B45"/>
          <w:shd w:val="clear" w:color="auto" w:fill="FFFFFF"/>
        </w:rPr>
        <w:t>ightening</w:t>
      </w:r>
    </w:p>
    <w:p w14:paraId="5F0AD168" w14:textId="1EC8FFA9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H</w:t>
      </w:r>
      <w:r>
        <w:rPr>
          <w:rFonts w:ascii="Helvetica" w:hAnsi="Helvetica" w:cs="Helvetica"/>
          <w:color w:val="2D3B45"/>
          <w:shd w:val="clear" w:color="auto" w:fill="FFFFFF"/>
        </w:rPr>
        <w:t>ot work</w:t>
      </w:r>
    </w:p>
    <w:p w14:paraId="3027E732" w14:textId="2004BBDB" w:rsidR="007628A7" w:rsidRPr="007628A7" w:rsidRDefault="007628A7" w:rsidP="007628A7">
      <w:pPr>
        <w:pStyle w:val="a3"/>
        <w:numPr>
          <w:ilvl w:val="0"/>
          <w:numId w:val="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When America Burning was published, what was the main recommendation that the Commission made to the U.S. Congress?</w:t>
      </w:r>
    </w:p>
    <w:p w14:paraId="70A782A5" w14:textId="1316050F" w:rsid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</w:t>
      </w:r>
      <w:r>
        <w:t>tandardization</w:t>
      </w:r>
    </w:p>
    <w:p w14:paraId="4ECCDBE7" w14:textId="07D977FE" w:rsid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D</w:t>
      </w:r>
      <w:r>
        <w:t>istribute fire loss equally throught the government</w:t>
      </w:r>
    </w:p>
    <w:p w14:paraId="3CDCFD2D" w14:textId="7224F612" w:rsidR="007628A7" w:rsidRPr="00487339" w:rsidRDefault="007628A7" w:rsidP="007628A7">
      <w:pPr>
        <w:pStyle w:val="a3"/>
        <w:numPr>
          <w:ilvl w:val="1"/>
          <w:numId w:val="1"/>
        </w:numPr>
        <w:ind w:firstLineChars="0"/>
        <w:rPr>
          <w:color w:val="FF0000"/>
          <w:rPrChange w:id="6" w:author="刘 欣宇" w:date="2020-05-30T15:48:00Z">
            <w:rPr/>
          </w:rPrChange>
        </w:rPr>
      </w:pPr>
      <w:r w:rsidRPr="00487339">
        <w:rPr>
          <w:color w:val="FF0000"/>
          <w:rPrChange w:id="7" w:author="刘 欣宇" w:date="2020-05-30T15:48:00Z">
            <w:rPr/>
          </w:rPrChange>
        </w:rPr>
        <w:t>Establish a U.S. Fire Administration</w:t>
      </w:r>
    </w:p>
    <w:p w14:paraId="0F00F625" w14:textId="6EB83476" w:rsid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</w:t>
      </w:r>
      <w:r>
        <w:t>ollect more data</w:t>
      </w:r>
    </w:p>
    <w:p w14:paraId="2BC17267" w14:textId="73200BC8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</w:t>
      </w:r>
      <w:r>
        <w:t>pend more money</w:t>
      </w:r>
    </w:p>
    <w:p w14:paraId="2B86CEA6" w14:textId="2F70F311" w:rsidR="007628A7" w:rsidRPr="007628A7" w:rsidRDefault="007628A7" w:rsidP="007628A7">
      <w:pPr>
        <w:pStyle w:val="a3"/>
        <w:numPr>
          <w:ilvl w:val="0"/>
          <w:numId w:val="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According to the America Burning report, which one of the following alternatives for the future was an official recommendation made by the Commission?</w:t>
      </w:r>
    </w:p>
    <w:p w14:paraId="1B298CF3" w14:textId="798FE1EA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H</w:t>
      </w:r>
      <w:r>
        <w:rPr>
          <w:rFonts w:ascii="Helvetica" w:hAnsi="Helvetica" w:cs="Helvetica"/>
          <w:color w:val="2D3B45"/>
          <w:shd w:val="clear" w:color="auto" w:fill="FFFFFF"/>
        </w:rPr>
        <w:t>ire people with college degree</w:t>
      </w:r>
    </w:p>
    <w:p w14:paraId="1FDABC88" w14:textId="19B03E6A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C</w:t>
      </w:r>
      <w:r>
        <w:rPr>
          <w:rFonts w:ascii="Helvetica" w:hAnsi="Helvetica" w:cs="Helvetica"/>
          <w:color w:val="2D3B45"/>
          <w:shd w:val="clear" w:color="auto" w:fill="FFFFFF"/>
        </w:rPr>
        <w:t>onsolidation of police and frighters</w:t>
      </w:r>
    </w:p>
    <w:p w14:paraId="19572667" w14:textId="1644BD0D" w:rsidR="007628A7" w:rsidRPr="007628A7" w:rsidRDefault="007628A7" w:rsidP="007628A7">
      <w:pPr>
        <w:pStyle w:val="a3"/>
        <w:numPr>
          <w:ilvl w:val="1"/>
          <w:numId w:val="1"/>
        </w:numPr>
        <w:ind w:firstLineChars="0"/>
        <w:rPr>
          <w:highlight w:val="yellow"/>
        </w:rPr>
      </w:pPr>
      <w:r w:rsidRPr="007628A7">
        <w:rPr>
          <w:rFonts w:ascii="Helvetica" w:hAnsi="Helvetica" w:cs="Helvetica" w:hint="eastAsia"/>
          <w:color w:val="2D3B45"/>
          <w:highlight w:val="yellow"/>
          <w:shd w:val="clear" w:color="auto" w:fill="FFFFFF"/>
        </w:rPr>
        <w:t>P</w:t>
      </w:r>
      <w:r w:rsidRPr="007628A7">
        <w:rPr>
          <w:rFonts w:ascii="Helvetica" w:hAnsi="Helvetica" w:cs="Helvetica"/>
          <w:color w:val="2D3B45"/>
          <w:highlight w:val="yellow"/>
          <w:shd w:val="clear" w:color="auto" w:fill="FFFFFF"/>
        </w:rPr>
        <w:t>art volunteer, part paid firefrighters</w:t>
      </w:r>
    </w:p>
    <w:p w14:paraId="661561A1" w14:textId="1B7D912D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lastRenderedPageBreak/>
        <w:t>A</w:t>
      </w:r>
      <w:r>
        <w:rPr>
          <w:rFonts w:ascii="Helvetica" w:hAnsi="Helvetica" w:cs="Helvetica"/>
          <w:color w:val="2D3B45"/>
          <w:shd w:val="clear" w:color="auto" w:fill="FFFFFF"/>
        </w:rPr>
        <w:t>uxiliary firefighters</w:t>
      </w:r>
    </w:p>
    <w:p w14:paraId="3B373AFF" w14:textId="2ABEB607" w:rsidR="007628A7" w:rsidRPr="00487339" w:rsidRDefault="007628A7" w:rsidP="007628A7">
      <w:pPr>
        <w:pStyle w:val="a3"/>
        <w:numPr>
          <w:ilvl w:val="1"/>
          <w:numId w:val="1"/>
        </w:numPr>
        <w:ind w:firstLineChars="0"/>
        <w:rPr>
          <w:color w:val="FF0000"/>
          <w:rPrChange w:id="8" w:author="刘 欣宇" w:date="2020-05-30T15:49:00Z">
            <w:rPr/>
          </w:rPrChange>
        </w:rPr>
      </w:pPr>
      <w:r w:rsidRPr="00487339">
        <w:rPr>
          <w:rFonts w:ascii="Helvetica" w:hAnsi="Helvetica" w:cs="Helvetica"/>
          <w:color w:val="FF0000"/>
          <w:shd w:val="clear" w:color="auto" w:fill="FFFFFF"/>
          <w:rPrChange w:id="9" w:author="刘 欣宇" w:date="2020-05-30T15:49:00Z">
            <w:rPr>
              <w:rFonts w:ascii="Helvetica" w:hAnsi="Helvetica" w:cs="Helvetica"/>
              <w:shd w:val="clear" w:color="auto" w:fill="FFFFFF"/>
            </w:rPr>
          </w:rPrChange>
        </w:rPr>
        <w:t>Women power</w:t>
      </w:r>
    </w:p>
    <w:p w14:paraId="5F90B517" w14:textId="715A05CE" w:rsidR="007628A7" w:rsidRPr="007628A7" w:rsidRDefault="007628A7" w:rsidP="007628A7">
      <w:pPr>
        <w:pStyle w:val="a3"/>
        <w:numPr>
          <w:ilvl w:val="0"/>
          <w:numId w:val="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When America Burning was published, about 5 cents of every dollar spent on the fire services is used to extinguish fires; only about 95 cents is spent on efforts-mostly fire prevention inspections and public education programs – to prevent fires from starting.</w:t>
      </w:r>
    </w:p>
    <w:p w14:paraId="259D92D1" w14:textId="6942301E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T</w:t>
      </w:r>
      <w:r>
        <w:rPr>
          <w:rFonts w:ascii="Helvetica" w:hAnsi="Helvetica" w:cs="Helvetica"/>
          <w:color w:val="2D3B45"/>
          <w:shd w:val="clear" w:color="auto" w:fill="FFFFFF"/>
        </w:rPr>
        <w:t>rue</w:t>
      </w:r>
    </w:p>
    <w:p w14:paraId="2B3CDFE4" w14:textId="58F15A11" w:rsidR="007628A7" w:rsidRPr="00487339" w:rsidRDefault="007628A7" w:rsidP="007628A7">
      <w:pPr>
        <w:pStyle w:val="a3"/>
        <w:numPr>
          <w:ilvl w:val="1"/>
          <w:numId w:val="1"/>
        </w:numPr>
        <w:ind w:firstLineChars="0"/>
        <w:rPr>
          <w:color w:val="FF0000"/>
          <w:rPrChange w:id="10" w:author="刘 欣宇" w:date="2020-05-30T15:49:00Z">
            <w:rPr/>
          </w:rPrChange>
        </w:rPr>
      </w:pPr>
      <w:r w:rsidRPr="00487339">
        <w:rPr>
          <w:rFonts w:ascii="Helvetica" w:hAnsi="Helvetica" w:cs="Helvetica"/>
          <w:color w:val="FF0000"/>
          <w:shd w:val="clear" w:color="auto" w:fill="FFFFFF"/>
          <w:rPrChange w:id="11" w:author="刘 欣宇" w:date="2020-05-30T15:49:00Z">
            <w:rPr>
              <w:rFonts w:ascii="Helvetica" w:hAnsi="Helvetica" w:cs="Helvetica"/>
              <w:shd w:val="clear" w:color="auto" w:fill="FFFFFF"/>
            </w:rPr>
          </w:rPrChange>
        </w:rPr>
        <w:t>Flase</w:t>
      </w:r>
    </w:p>
    <w:p w14:paraId="41B9C73C" w14:textId="3E19226E" w:rsidR="007628A7" w:rsidRPr="007628A7" w:rsidRDefault="007628A7" w:rsidP="007628A7">
      <w:pPr>
        <w:pStyle w:val="a3"/>
        <w:numPr>
          <w:ilvl w:val="0"/>
          <w:numId w:val="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According to the America Burning report, the best way to improve fire protection is more money.</w:t>
      </w:r>
    </w:p>
    <w:p w14:paraId="654AB126" w14:textId="0C6B3FDF" w:rsidR="007628A7" w:rsidRPr="00487339" w:rsidRDefault="007628A7" w:rsidP="007628A7">
      <w:pPr>
        <w:pStyle w:val="a3"/>
        <w:numPr>
          <w:ilvl w:val="1"/>
          <w:numId w:val="1"/>
        </w:numPr>
        <w:ind w:firstLineChars="0"/>
      </w:pPr>
      <w:r w:rsidRPr="00487339">
        <w:rPr>
          <w:rFonts w:ascii="Helvetica" w:hAnsi="Helvetica" w:cs="Helvetica"/>
          <w:shd w:val="clear" w:color="auto" w:fill="FFFFFF"/>
          <w:rPrChange w:id="12" w:author="刘 欣宇" w:date="2020-05-30T15:50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True</w:t>
      </w:r>
    </w:p>
    <w:p w14:paraId="097E004B" w14:textId="69ACF339" w:rsidR="007628A7" w:rsidRPr="00487339" w:rsidRDefault="007628A7" w:rsidP="007628A7">
      <w:pPr>
        <w:pStyle w:val="a3"/>
        <w:numPr>
          <w:ilvl w:val="1"/>
          <w:numId w:val="1"/>
        </w:numPr>
        <w:ind w:firstLineChars="0"/>
        <w:rPr>
          <w:color w:val="FF0000"/>
          <w:rPrChange w:id="13" w:author="刘 欣宇" w:date="2020-05-30T15:50:00Z">
            <w:rPr/>
          </w:rPrChange>
        </w:rPr>
      </w:pPr>
      <w:r w:rsidRPr="00487339">
        <w:rPr>
          <w:rFonts w:ascii="Helvetica" w:hAnsi="Helvetica" w:cs="Helvetica"/>
          <w:color w:val="FF0000"/>
          <w:shd w:val="clear" w:color="auto" w:fill="FFFFFF"/>
          <w:rPrChange w:id="14" w:author="刘 欣宇" w:date="2020-05-30T15:50:00Z">
            <w:rPr>
              <w:rFonts w:ascii="Helvetica" w:hAnsi="Helvetica" w:cs="Helvetica"/>
              <w:shd w:val="clear" w:color="auto" w:fill="FFFFFF"/>
            </w:rPr>
          </w:rPrChange>
        </w:rPr>
        <w:t>False</w:t>
      </w:r>
    </w:p>
    <w:p w14:paraId="66BAE73B" w14:textId="2AFBBAFC" w:rsidR="007628A7" w:rsidRPr="007628A7" w:rsidRDefault="007628A7" w:rsidP="007628A7">
      <w:pPr>
        <w:pStyle w:val="a3"/>
        <w:numPr>
          <w:ilvl w:val="0"/>
          <w:numId w:val="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According to the America Burning report, there is an old saying in the fire protection field, to the effect that fire has </w:t>
      </w:r>
      <w:r>
        <w:rPr>
          <w:rFonts w:ascii="Helvetica" w:hAnsi="Helvetica" w:cs="Helvetica"/>
          <w:color w:val="2D3B45"/>
          <w:u w:val="single"/>
          <w:shd w:val="clear" w:color="auto" w:fill="FFFFFF"/>
        </w:rPr>
        <w:t>three</w:t>
      </w:r>
      <w:r>
        <w:rPr>
          <w:rFonts w:ascii="Helvetica" w:hAnsi="Helvetica" w:cs="Helvetica"/>
          <w:color w:val="2D3B45"/>
          <w:shd w:val="clear" w:color="auto" w:fill="FFFFFF"/>
        </w:rPr>
        <w:t> causes.  What are they?</w:t>
      </w:r>
    </w:p>
    <w:p w14:paraId="164110E5" w14:textId="33FDEC3B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Pets</w:t>
      </w:r>
    </w:p>
    <w:p w14:paraId="2F5C657B" w14:textId="5E415DBC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M</w:t>
      </w:r>
      <w:r>
        <w:rPr>
          <w:rFonts w:ascii="Helvetica" w:hAnsi="Helvetica" w:cs="Helvetica"/>
          <w:color w:val="2D3B45"/>
          <w:shd w:val="clear" w:color="auto" w:fill="FFFFFF"/>
        </w:rPr>
        <w:t>other nature</w:t>
      </w:r>
    </w:p>
    <w:p w14:paraId="0CB5D0F0" w14:textId="040DB022" w:rsidR="007628A7" w:rsidRPr="00487339" w:rsidRDefault="007628A7" w:rsidP="007628A7">
      <w:pPr>
        <w:pStyle w:val="a3"/>
        <w:numPr>
          <w:ilvl w:val="1"/>
          <w:numId w:val="1"/>
        </w:numPr>
        <w:ind w:firstLineChars="0"/>
        <w:rPr>
          <w:color w:val="FF0000"/>
          <w:rPrChange w:id="15" w:author="刘 欣宇" w:date="2020-05-30T15:50:00Z">
            <w:rPr/>
          </w:rPrChange>
        </w:rPr>
      </w:pPr>
      <w:r w:rsidRPr="00487339">
        <w:rPr>
          <w:rFonts w:ascii="Helvetica" w:hAnsi="Helvetica" w:cs="Helvetica"/>
          <w:color w:val="FF0000"/>
          <w:shd w:val="clear" w:color="auto" w:fill="FFFFFF"/>
          <w:rPrChange w:id="16" w:author="刘 欣宇" w:date="2020-05-30T15:50:00Z">
            <w:rPr>
              <w:rFonts w:ascii="Helvetica" w:hAnsi="Helvetica" w:cs="Helvetica"/>
              <w:shd w:val="clear" w:color="auto" w:fill="FFFFFF"/>
            </w:rPr>
          </w:rPrChange>
        </w:rPr>
        <w:t>Men</w:t>
      </w:r>
    </w:p>
    <w:p w14:paraId="1C2AB22A" w14:textId="61DBE1DD" w:rsidR="007628A7" w:rsidRPr="00487339" w:rsidRDefault="007628A7" w:rsidP="007628A7">
      <w:pPr>
        <w:pStyle w:val="a3"/>
        <w:numPr>
          <w:ilvl w:val="1"/>
          <w:numId w:val="1"/>
        </w:numPr>
        <w:ind w:firstLineChars="0"/>
        <w:rPr>
          <w:color w:val="FF0000"/>
          <w:rPrChange w:id="17" w:author="刘 欣宇" w:date="2020-05-30T15:50:00Z">
            <w:rPr/>
          </w:rPrChange>
        </w:rPr>
      </w:pPr>
      <w:r w:rsidRPr="00487339">
        <w:rPr>
          <w:rFonts w:ascii="Helvetica" w:hAnsi="Helvetica" w:cs="Helvetica"/>
          <w:color w:val="FF0000"/>
          <w:shd w:val="clear" w:color="auto" w:fill="FFFFFF"/>
          <w:rPrChange w:id="18" w:author="刘 欣宇" w:date="2020-05-30T15:50:00Z">
            <w:rPr>
              <w:rFonts w:ascii="Helvetica" w:hAnsi="Helvetica" w:cs="Helvetica"/>
              <w:shd w:val="clear" w:color="auto" w:fill="FFFFFF"/>
            </w:rPr>
          </w:rPrChange>
        </w:rPr>
        <w:t>Women</w:t>
      </w:r>
    </w:p>
    <w:p w14:paraId="127F9D0F" w14:textId="302F31B2" w:rsidR="007628A7" w:rsidRPr="00487339" w:rsidRDefault="007628A7" w:rsidP="007628A7">
      <w:pPr>
        <w:pStyle w:val="a3"/>
        <w:numPr>
          <w:ilvl w:val="1"/>
          <w:numId w:val="1"/>
        </w:numPr>
        <w:ind w:firstLineChars="0"/>
        <w:rPr>
          <w:color w:val="FF0000"/>
          <w:rPrChange w:id="19" w:author="刘 欣宇" w:date="2020-05-30T15:50:00Z">
            <w:rPr/>
          </w:rPrChange>
        </w:rPr>
      </w:pPr>
      <w:r w:rsidRPr="00487339">
        <w:rPr>
          <w:rFonts w:ascii="Helvetica" w:hAnsi="Helvetica" w:cs="Helvetica"/>
          <w:color w:val="FF0000"/>
          <w:shd w:val="clear" w:color="auto" w:fill="FFFFFF"/>
          <w:rPrChange w:id="20" w:author="刘 欣宇" w:date="2020-05-30T15:50:00Z">
            <w:rPr>
              <w:rFonts w:ascii="Helvetica" w:hAnsi="Helvetica" w:cs="Helvetica"/>
              <w:shd w:val="clear" w:color="auto" w:fill="FFFFFF"/>
            </w:rPr>
          </w:rPrChange>
        </w:rPr>
        <w:t>Children</w:t>
      </w:r>
    </w:p>
    <w:p w14:paraId="6A975515" w14:textId="1D924126" w:rsidR="007628A7" w:rsidRPr="007628A7" w:rsidRDefault="007628A7" w:rsidP="007628A7">
      <w:pPr>
        <w:pStyle w:val="a3"/>
        <w:numPr>
          <w:ilvl w:val="0"/>
          <w:numId w:val="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When America Burning was published, what trends occurring in the U.S. were affecting effective response to fires? </w:t>
      </w:r>
    </w:p>
    <w:p w14:paraId="0EDA0D39" w14:textId="22C27FCD" w:rsidR="007628A7" w:rsidRPr="00487339" w:rsidRDefault="007628A7" w:rsidP="007628A7">
      <w:pPr>
        <w:pStyle w:val="a3"/>
        <w:numPr>
          <w:ilvl w:val="1"/>
          <w:numId w:val="1"/>
        </w:numPr>
        <w:ind w:firstLineChars="0"/>
        <w:rPr>
          <w:color w:val="FF0000"/>
          <w:rPrChange w:id="21" w:author="刘 欣宇" w:date="2020-05-30T15:50:00Z">
            <w:rPr/>
          </w:rPrChange>
        </w:rPr>
      </w:pPr>
      <w:r w:rsidRPr="00487339">
        <w:rPr>
          <w:rFonts w:ascii="Helvetica" w:hAnsi="Helvetica" w:cs="Helvetica"/>
          <w:color w:val="FF0000"/>
          <w:shd w:val="clear" w:color="auto" w:fill="FFFFFF"/>
          <w:rPrChange w:id="22" w:author="刘 欣宇" w:date="2020-05-30T15:50:00Z">
            <w:rPr>
              <w:rFonts w:ascii="Helvetica" w:hAnsi="Helvetica" w:cs="Helvetica"/>
              <w:shd w:val="clear" w:color="auto" w:fill="FFFFFF"/>
            </w:rPr>
          </w:rPrChange>
        </w:rPr>
        <w:t>Urbanization</w:t>
      </w:r>
    </w:p>
    <w:p w14:paraId="697BFBE6" w14:textId="26D0B57C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Natural disasters</w:t>
      </w:r>
    </w:p>
    <w:p w14:paraId="2FCF124A" w14:textId="60B4B917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Increased cost</w:t>
      </w:r>
    </w:p>
    <w:p w14:paraId="102D913B" w14:textId="169F3E4A" w:rsidR="007628A7" w:rsidRPr="007628A7" w:rsidRDefault="007628A7" w:rsidP="007628A7">
      <w:pPr>
        <w:pStyle w:val="a3"/>
        <w:numPr>
          <w:ilvl w:val="1"/>
          <w:numId w:val="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Population boom</w:t>
      </w:r>
    </w:p>
    <w:p w14:paraId="76254DF5" w14:textId="7ADFB522" w:rsidR="007628A7" w:rsidRPr="00487339" w:rsidRDefault="0093512D" w:rsidP="007628A7">
      <w:pPr>
        <w:pStyle w:val="a3"/>
        <w:numPr>
          <w:ilvl w:val="1"/>
          <w:numId w:val="1"/>
        </w:numPr>
        <w:ind w:firstLineChars="0"/>
        <w:rPr>
          <w:color w:val="FF0000"/>
          <w:rPrChange w:id="23" w:author="刘 欣宇" w:date="2020-05-30T15:51:00Z">
            <w:rPr/>
          </w:rPrChange>
        </w:rPr>
      </w:pPr>
      <w:r w:rsidRPr="00487339">
        <w:rPr>
          <w:rFonts w:ascii="Helvetica" w:hAnsi="Helvetica" w:cs="Helvetica"/>
          <w:color w:val="FF0000"/>
          <w:shd w:val="clear" w:color="auto" w:fill="FFFFFF"/>
          <w:rPrChange w:id="24" w:author="刘 欣宇" w:date="2020-05-30T15:51:00Z">
            <w:rPr>
              <w:rFonts w:ascii="Helvetica" w:hAnsi="Helvetica" w:cs="Helvetica"/>
              <w:shd w:val="clear" w:color="auto" w:fill="FFFFFF"/>
            </w:rPr>
          </w:rPrChange>
        </w:rPr>
        <w:t>T</w:t>
      </w:r>
      <w:r w:rsidR="007628A7" w:rsidRPr="00487339">
        <w:rPr>
          <w:rFonts w:ascii="Helvetica" w:hAnsi="Helvetica" w:cs="Helvetica"/>
          <w:color w:val="FF0000"/>
          <w:shd w:val="clear" w:color="auto" w:fill="FFFFFF"/>
          <w:rPrChange w:id="25" w:author="刘 欣宇" w:date="2020-05-30T15:51:00Z">
            <w:rPr>
              <w:rFonts w:ascii="Helvetica" w:hAnsi="Helvetica" w:cs="Helvetica"/>
              <w:shd w:val="clear" w:color="auto" w:fill="FFFFFF"/>
            </w:rPr>
          </w:rPrChange>
        </w:rPr>
        <w:t>echnolo</w:t>
      </w:r>
      <w:r w:rsidRPr="00487339">
        <w:rPr>
          <w:rFonts w:ascii="Helvetica" w:hAnsi="Helvetica" w:cs="Helvetica"/>
          <w:color w:val="FF0000"/>
          <w:shd w:val="clear" w:color="auto" w:fill="FFFFFF"/>
          <w:rPrChange w:id="26" w:author="刘 欣宇" w:date="2020-05-30T15:51:00Z">
            <w:rPr>
              <w:rFonts w:ascii="Helvetica" w:hAnsi="Helvetica" w:cs="Helvetica"/>
              <w:shd w:val="clear" w:color="auto" w:fill="FFFFFF"/>
            </w:rPr>
          </w:rPrChange>
        </w:rPr>
        <w:t>gical revolution</w:t>
      </w:r>
    </w:p>
    <w:p w14:paraId="604E4861" w14:textId="058E577D" w:rsidR="007628A7" w:rsidRPr="00A558F3" w:rsidRDefault="007628A7" w:rsidP="007628A7">
      <w:pPr>
        <w:pStyle w:val="a3"/>
        <w:numPr>
          <w:ilvl w:val="0"/>
          <w:numId w:val="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Most large cities have </w:t>
      </w:r>
      <w:r>
        <w:object w:dxaOrig="225" w:dyaOrig="225" w14:anchorId="5BAF2A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62.3pt;height:18.15pt" o:ole="">
            <v:imagedata r:id="rId7" o:title=""/>
          </v:shape>
          <w:control r:id="rId8" w:name="DefaultOcxName" w:shapeid="_x0000_i1031"/>
        </w:object>
      </w:r>
      <w:r>
        <w:rPr>
          <w:rFonts w:ascii="Helvetica" w:hAnsi="Helvetica" w:cs="Helvetica"/>
          <w:color w:val="2D3B45"/>
          <w:shd w:val="clear" w:color="auto" w:fill="FFFFFF"/>
        </w:rPr>
        <w:t> fire departments; many smaller communities are protected by </w:t>
      </w:r>
      <w:r>
        <w:object w:dxaOrig="225" w:dyaOrig="225" w14:anchorId="69F14A9F">
          <v:shape id="_x0000_i1035" type="#_x0000_t75" style="width:62.3pt;height:18.15pt" o:ole="">
            <v:imagedata r:id="rId9" o:title=""/>
          </v:shape>
          <w:control r:id="rId10" w:name="DefaultOcxName1" w:shapeid="_x0000_i1035"/>
        </w:object>
      </w:r>
      <w:r>
        <w:rPr>
          <w:rFonts w:ascii="Helvetica" w:hAnsi="Helvetica" w:cs="Helvetica"/>
          <w:color w:val="2D3B45"/>
          <w:shd w:val="clear" w:color="auto" w:fill="FFFFFF"/>
        </w:rPr>
        <w:t> departments.</w:t>
      </w:r>
    </w:p>
    <w:p w14:paraId="524D2CB9" w14:textId="56A6C33C" w:rsidR="00A558F3" w:rsidRDefault="00A558F3" w:rsidP="0048733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Q</w:t>
      </w:r>
      <w:r>
        <w:rPr>
          <w:rFonts w:hint="eastAsia"/>
          <w:shd w:val="clear" w:color="auto" w:fill="FFFFFF"/>
        </w:rPr>
        <w:t>uiz2</w:t>
      </w:r>
    </w:p>
    <w:p w14:paraId="051AB0A1" w14:textId="11F4B21A" w:rsidR="00A558F3" w:rsidRPr="00A558F3" w:rsidRDefault="00A558F3" w:rsidP="00A558F3">
      <w:pPr>
        <w:pStyle w:val="a3"/>
        <w:numPr>
          <w:ilvl w:val="0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 xml:space="preserve">Which is not a fire and life safety </w:t>
      </w:r>
      <w:bookmarkStart w:id="27" w:name="OLE_LINK1"/>
      <w:bookmarkStart w:id="28" w:name="OLE_LINK2"/>
      <w:r>
        <w:rPr>
          <w:rFonts w:ascii="Helvetica" w:hAnsi="Helvetica" w:cs="Helvetica"/>
          <w:color w:val="2D3B45"/>
          <w:shd w:val="clear" w:color="auto" w:fill="FFFFFF"/>
        </w:rPr>
        <w:t>inspection category</w:t>
      </w:r>
      <w:bookmarkEnd w:id="27"/>
      <w:bookmarkEnd w:id="28"/>
      <w:r>
        <w:rPr>
          <w:rFonts w:ascii="Helvetica" w:hAnsi="Helvetica" w:cs="Helvetica"/>
          <w:color w:val="2D3B45"/>
          <w:shd w:val="clear" w:color="auto" w:fill="FFFFFF"/>
        </w:rPr>
        <w:t>?</w:t>
      </w:r>
    </w:p>
    <w:p w14:paraId="7361428B" w14:textId="061F0AA6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I</w:t>
      </w:r>
      <w:r>
        <w:rPr>
          <w:rFonts w:ascii="Helvetica" w:hAnsi="Helvetica" w:cs="Helvetica"/>
          <w:color w:val="2D3B45"/>
          <w:shd w:val="clear" w:color="auto" w:fill="FFFFFF"/>
        </w:rPr>
        <w:t>ssuance of a permit</w:t>
      </w:r>
    </w:p>
    <w:p w14:paraId="6FE8418B" w14:textId="1438BC98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I</w:t>
      </w:r>
      <w:r>
        <w:rPr>
          <w:rFonts w:ascii="Helvetica" w:hAnsi="Helvetica" w:cs="Helvetica"/>
          <w:color w:val="2D3B45"/>
          <w:shd w:val="clear" w:color="auto" w:fill="FFFFFF"/>
        </w:rPr>
        <w:t>mminent hazard</w:t>
      </w:r>
    </w:p>
    <w:p w14:paraId="5FA7D2FB" w14:textId="0ACB880D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R</w:t>
      </w:r>
      <w:r>
        <w:rPr>
          <w:rFonts w:ascii="Helvetica" w:hAnsi="Helvetica" w:cs="Helvetica"/>
          <w:color w:val="2D3B45"/>
          <w:shd w:val="clear" w:color="auto" w:fill="FFFFFF"/>
        </w:rPr>
        <w:t>outine</w:t>
      </w:r>
    </w:p>
    <w:p w14:paraId="3D2F0A27" w14:textId="6271FC4B" w:rsidR="00A558F3" w:rsidRPr="00487339" w:rsidRDefault="00A558F3" w:rsidP="00A558F3">
      <w:pPr>
        <w:pStyle w:val="a3"/>
        <w:numPr>
          <w:ilvl w:val="1"/>
          <w:numId w:val="2"/>
        </w:numPr>
        <w:ind w:firstLineChars="0"/>
        <w:rPr>
          <w:color w:val="FF0000"/>
          <w:rPrChange w:id="29" w:author="刘 欣宇" w:date="2020-05-30T15:52:00Z">
            <w:rPr/>
          </w:rPrChange>
        </w:rPr>
      </w:pPr>
      <w:r w:rsidRPr="00487339">
        <w:rPr>
          <w:rFonts w:ascii="Helvetica" w:hAnsi="Helvetica" w:cs="Helvetica"/>
          <w:color w:val="FF0000"/>
          <w:shd w:val="clear" w:color="auto" w:fill="FFFFFF"/>
          <w:rPrChange w:id="30" w:author="刘 欣宇" w:date="2020-05-30T15:52:00Z">
            <w:rPr>
              <w:rFonts w:ascii="Helvetica" w:hAnsi="Helvetica" w:cs="Helvetica"/>
              <w:shd w:val="clear" w:color="auto" w:fill="FFFFFF"/>
            </w:rPr>
          </w:rPrChange>
        </w:rPr>
        <w:t>Change in building ownership</w:t>
      </w:r>
    </w:p>
    <w:p w14:paraId="49E8B7EA" w14:textId="53828B55" w:rsidR="00A558F3" w:rsidRPr="00A558F3" w:rsidRDefault="00A558F3" w:rsidP="00A558F3">
      <w:pPr>
        <w:pStyle w:val="a3"/>
        <w:numPr>
          <w:ilvl w:val="0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of the following categories of inspections is required when an existing structure is altered?</w:t>
      </w:r>
    </w:p>
    <w:p w14:paraId="522815A4" w14:textId="74965AD8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Response to a compliant</w:t>
      </w:r>
    </w:p>
    <w:p w14:paraId="472808F4" w14:textId="62AD48A7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Change in occupancy</w:t>
      </w:r>
    </w:p>
    <w:p w14:paraId="2CC925F5" w14:textId="325790F7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Issance of a permit</w:t>
      </w:r>
    </w:p>
    <w:p w14:paraId="64612494" w14:textId="4CA76EA4" w:rsidR="00A558F3" w:rsidRPr="00C118DD" w:rsidRDefault="00A558F3" w:rsidP="00A558F3">
      <w:pPr>
        <w:pStyle w:val="a3"/>
        <w:numPr>
          <w:ilvl w:val="1"/>
          <w:numId w:val="2"/>
        </w:numPr>
        <w:ind w:firstLineChars="0"/>
        <w:rPr>
          <w:color w:val="FF0000"/>
          <w:rPrChange w:id="31" w:author="刘 欣宇" w:date="2020-05-30T15:54:00Z">
            <w:rPr/>
          </w:rPrChange>
        </w:rPr>
      </w:pPr>
      <w:r w:rsidRPr="00C118DD">
        <w:rPr>
          <w:rFonts w:ascii="Helvetica" w:hAnsi="Helvetica" w:cs="Helvetica"/>
          <w:color w:val="FF0000"/>
          <w:shd w:val="clear" w:color="auto" w:fill="FFFFFF"/>
          <w:rPrChange w:id="32" w:author="刘 欣宇" w:date="2020-05-30T15:54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New construction</w:t>
      </w:r>
    </w:p>
    <w:p w14:paraId="4E4C5B8D" w14:textId="271051F2" w:rsidR="00A558F3" w:rsidRPr="00A558F3" w:rsidRDefault="00A558F3" w:rsidP="00A558F3">
      <w:pPr>
        <w:pStyle w:val="a3"/>
        <w:numPr>
          <w:ilvl w:val="0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 xml:space="preserve">Which of the following categories of inspections occurs when it becomes obvious that </w:t>
      </w:r>
      <w:r>
        <w:rPr>
          <w:rFonts w:ascii="Helvetica" w:hAnsi="Helvetica" w:cs="Helvetica"/>
          <w:color w:val="2D3B45"/>
          <w:shd w:val="clear" w:color="auto" w:fill="FFFFFF"/>
        </w:rPr>
        <w:lastRenderedPageBreak/>
        <w:t>the occupancy poses a hazard to life and property?</w:t>
      </w:r>
    </w:p>
    <w:p w14:paraId="38248A01" w14:textId="53BC95A6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Response to a compliant</w:t>
      </w:r>
    </w:p>
    <w:p w14:paraId="04C5F021" w14:textId="61386889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Change in occupancy</w:t>
      </w:r>
    </w:p>
    <w:p w14:paraId="4C0F38D2" w14:textId="2648E7AE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Issuance of permit</w:t>
      </w:r>
    </w:p>
    <w:p w14:paraId="55ECBEDF" w14:textId="5712DB7E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Change in ownership</w:t>
      </w:r>
    </w:p>
    <w:p w14:paraId="097B4D04" w14:textId="098AB661" w:rsidR="00A558F3" w:rsidRPr="00C118DD" w:rsidRDefault="00A558F3" w:rsidP="00A558F3">
      <w:pPr>
        <w:pStyle w:val="a3"/>
        <w:numPr>
          <w:ilvl w:val="1"/>
          <w:numId w:val="2"/>
        </w:numPr>
        <w:ind w:firstLineChars="0"/>
        <w:rPr>
          <w:color w:val="FF0000"/>
          <w:rPrChange w:id="33" w:author="刘 欣宇" w:date="2020-05-30T15:55:00Z">
            <w:rPr/>
          </w:rPrChange>
        </w:rPr>
      </w:pPr>
      <w:r w:rsidRPr="00C118DD">
        <w:rPr>
          <w:rFonts w:ascii="Helvetica" w:hAnsi="Helvetica" w:cs="Helvetica"/>
          <w:color w:val="FF0000"/>
          <w:shd w:val="clear" w:color="auto" w:fill="FFFFFF"/>
          <w:rPrChange w:id="34" w:author="刘 欣宇" w:date="2020-05-30T15:55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Imminent hazard</w:t>
      </w:r>
    </w:p>
    <w:p w14:paraId="29834CDB" w14:textId="58DBD411" w:rsidR="00A558F3" w:rsidRPr="00A558F3" w:rsidRDefault="00A558F3" w:rsidP="00A558F3">
      <w:pPr>
        <w:pStyle w:val="a3"/>
        <w:numPr>
          <w:ilvl w:val="0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The statement “a fire that does not occur is the one that is most easily controlled” accurately describes the ultimate goal of what?</w:t>
      </w:r>
    </w:p>
    <w:p w14:paraId="04636765" w14:textId="6BCDD23D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F</w:t>
      </w:r>
      <w:r>
        <w:rPr>
          <w:rFonts w:ascii="Helvetica" w:hAnsi="Helvetica" w:cs="Helvetica"/>
          <w:color w:val="2D3B45"/>
          <w:shd w:val="clear" w:color="auto" w:fill="FFFFFF"/>
        </w:rPr>
        <w:t>ire Department</w:t>
      </w:r>
    </w:p>
    <w:p w14:paraId="52075017" w14:textId="1D4E203D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Legislation</w:t>
      </w:r>
    </w:p>
    <w:p w14:paraId="280A9675" w14:textId="16D9BF1D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Compliance procedure</w:t>
      </w:r>
    </w:p>
    <w:p w14:paraId="3A858005" w14:textId="1C89C6CD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The public sector</w:t>
      </w:r>
    </w:p>
    <w:p w14:paraId="6C9C66AF" w14:textId="6E604794" w:rsidR="00A558F3" w:rsidRPr="00C118DD" w:rsidRDefault="00A558F3" w:rsidP="00A558F3">
      <w:pPr>
        <w:pStyle w:val="a3"/>
        <w:numPr>
          <w:ilvl w:val="1"/>
          <w:numId w:val="2"/>
        </w:numPr>
        <w:ind w:firstLineChars="0"/>
        <w:rPr>
          <w:color w:val="FF0000"/>
          <w:rPrChange w:id="35" w:author="刘 欣宇" w:date="2020-05-30T15:55:00Z">
            <w:rPr/>
          </w:rPrChange>
        </w:rPr>
      </w:pPr>
      <w:r w:rsidRPr="00C118DD">
        <w:rPr>
          <w:rFonts w:ascii="Helvetica" w:hAnsi="Helvetica" w:cs="Helvetica"/>
          <w:color w:val="FF0000"/>
          <w:shd w:val="clear" w:color="auto" w:fill="FFFFFF"/>
          <w:rPrChange w:id="36" w:author="刘 欣宇" w:date="2020-05-30T15:55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Fire and life safety inspection programs</w:t>
      </w:r>
    </w:p>
    <w:p w14:paraId="7EA6EF73" w14:textId="02E3572B" w:rsidR="00A558F3" w:rsidRPr="00A558F3" w:rsidRDefault="00A558F3" w:rsidP="00A558F3">
      <w:pPr>
        <w:pStyle w:val="a3"/>
        <w:numPr>
          <w:ilvl w:val="0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Inspectors must follow procedures when conducting inspections and document all actions taken.  Put the following inspection actions in order of how they are generally enacted.</w:t>
      </w:r>
    </w:p>
    <w:p w14:paraId="6693CB09" w14:textId="699FE9CA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b/>
          <w:bCs/>
          <w:color w:val="2D3B45"/>
          <w:shd w:val="clear" w:color="auto" w:fill="FFFFFF"/>
        </w:rPr>
        <w:t>Written notification of infractions</w:t>
      </w:r>
    </w:p>
    <w:p w14:paraId="36D8C978" w14:textId="22EEDDC2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b/>
          <w:bCs/>
          <w:color w:val="2D3B45"/>
          <w:shd w:val="clear" w:color="auto" w:fill="FFFFFF"/>
        </w:rPr>
        <w:t>Follow-up inspection</w:t>
      </w:r>
    </w:p>
    <w:p w14:paraId="40BE19F8" w14:textId="1AA79289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b/>
          <w:bCs/>
          <w:color w:val="2D3B45"/>
          <w:shd w:val="clear" w:color="auto" w:fill="FFFFFF"/>
        </w:rPr>
        <w:t>Sancation</w:t>
      </w:r>
    </w:p>
    <w:p w14:paraId="3CAEF734" w14:textId="40ECA92C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b/>
          <w:bCs/>
          <w:color w:val="2D3B45"/>
          <w:shd w:val="clear" w:color="auto" w:fill="FFFFFF"/>
        </w:rPr>
        <w:t>Prosecution</w:t>
      </w:r>
    </w:p>
    <w:p w14:paraId="4C08D539" w14:textId="1634F90B" w:rsidR="00A558F3" w:rsidRPr="00A558F3" w:rsidRDefault="00A558F3" w:rsidP="00A558F3">
      <w:pPr>
        <w:pStyle w:val="a3"/>
        <w:numPr>
          <w:ilvl w:val="0"/>
          <w:numId w:val="2"/>
        </w:numPr>
        <w:ind w:firstLineChars="0"/>
      </w:pPr>
      <w:r w:rsidRPr="00A558F3">
        <w:rPr>
          <w:rFonts w:ascii="Helvetica" w:hAnsi="Helvetica" w:cs="Helvetica" w:hint="eastAsia"/>
          <w:color w:val="2D3B45"/>
          <w:shd w:val="clear" w:color="auto" w:fill="FFFFFF"/>
        </w:rPr>
        <w:t>A</w:t>
      </w:r>
      <w:r w:rsidRPr="00A558F3">
        <w:rPr>
          <w:rFonts w:ascii="Helvetica" w:hAnsi="Helvetica" w:cs="Helvetica"/>
          <w:color w:val="2D3B45"/>
          <w:shd w:val="clear" w:color="auto" w:fill="FFFFFF"/>
        </w:rPr>
        <w:t xml:space="preserve">HJ stands for what </w:t>
      </w:r>
      <w:ins w:id="37" w:author="刘 欣宇" w:date="2020-05-30T15:55:00Z">
        <w:r w:rsidR="00C118DD" w:rsidRPr="00C118DD">
          <w:rPr>
            <w:rFonts w:ascii="Helvetica" w:hAnsi="Helvetica" w:cs="Helvetica"/>
            <w:color w:val="2D3B45"/>
            <w:shd w:val="clear" w:color="auto" w:fill="FFFFFF"/>
          </w:rPr>
          <w:t>Authority Having Jurisdiction</w:t>
        </w:r>
      </w:ins>
    </w:p>
    <w:p w14:paraId="603DB2FD" w14:textId="412F7B4A" w:rsidR="00A558F3" w:rsidRPr="00A558F3" w:rsidRDefault="00A558F3" w:rsidP="00A558F3">
      <w:pPr>
        <w:pStyle w:val="a3"/>
        <w:numPr>
          <w:ilvl w:val="0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All levels of government have created fire inspection and code enforcement organizations with the authority to manage certain programs. It is their _______ to accomplish the goal of protecting lives and property from uncontrolled fires and other hazards.</w:t>
      </w:r>
    </w:p>
    <w:p w14:paraId="55999408" w14:textId="543DB34A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Liability</w:t>
      </w:r>
    </w:p>
    <w:p w14:paraId="39EEAF4D" w14:textId="3BE70B0F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Civil right</w:t>
      </w:r>
    </w:p>
    <w:p w14:paraId="29A0040F" w14:textId="34FF37D3" w:rsidR="00A558F3" w:rsidRPr="00C118DD" w:rsidRDefault="00A558F3" w:rsidP="00A558F3">
      <w:pPr>
        <w:pStyle w:val="a3"/>
        <w:numPr>
          <w:ilvl w:val="1"/>
          <w:numId w:val="2"/>
        </w:numPr>
        <w:ind w:firstLineChars="0"/>
        <w:rPr>
          <w:color w:val="FF0000"/>
          <w:rPrChange w:id="38" w:author="刘 欣宇" w:date="2020-05-30T15:57:00Z">
            <w:rPr/>
          </w:rPrChange>
        </w:rPr>
      </w:pPr>
      <w:r w:rsidRPr="00C118DD">
        <w:rPr>
          <w:rFonts w:ascii="Helvetica" w:hAnsi="Helvetica" w:cs="Helvetica"/>
          <w:color w:val="FF0000"/>
          <w:shd w:val="clear" w:color="auto" w:fill="FFFFFF"/>
          <w:rPrChange w:id="39" w:author="刘 欣宇" w:date="2020-05-30T15:57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Duty</w:t>
      </w:r>
    </w:p>
    <w:p w14:paraId="085397DE" w14:textId="29587B46" w:rsidR="00A558F3" w:rsidRPr="00A558F3" w:rsidRDefault="00A558F3" w:rsidP="00A558F3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Authurity</w:t>
      </w:r>
    </w:p>
    <w:p w14:paraId="37EECDA8" w14:textId="4C63CC7D" w:rsidR="00A558F3" w:rsidRPr="007B062D" w:rsidRDefault="00A558F3" w:rsidP="007B062D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Requirement</w:t>
      </w:r>
    </w:p>
    <w:p w14:paraId="2BA8B96B" w14:textId="6DACAC1F" w:rsidR="007B062D" w:rsidRPr="007B062D" w:rsidRDefault="007B062D" w:rsidP="007B062D">
      <w:pPr>
        <w:pStyle w:val="a3"/>
        <w:numPr>
          <w:ilvl w:val="0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______________ is defined as commission of an unlawful act that is knowingly committed by a public official.</w:t>
      </w:r>
    </w:p>
    <w:p w14:paraId="14540465" w14:textId="4230E04C" w:rsidR="007B062D" w:rsidRPr="007B062D" w:rsidRDefault="007B062D" w:rsidP="007B062D">
      <w:pPr>
        <w:pStyle w:val="a3"/>
        <w:numPr>
          <w:ilvl w:val="1"/>
          <w:numId w:val="2"/>
        </w:numPr>
        <w:ind w:firstLineChars="0"/>
      </w:pPr>
      <w:r w:rsidRPr="00C118DD">
        <w:rPr>
          <w:rFonts w:ascii="Helvetica" w:hAnsi="Helvetica" w:cs="Helvetica"/>
          <w:color w:val="FF0000"/>
          <w:shd w:val="clear" w:color="auto" w:fill="FFFFFF"/>
          <w:rPrChange w:id="40" w:author="刘 欣宇" w:date="2020-05-30T15:57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Malfeasance</w:t>
      </w:r>
    </w:p>
    <w:p w14:paraId="79AE6B91" w14:textId="725A0CAE" w:rsidR="007B062D" w:rsidRPr="007B062D" w:rsidRDefault="007B062D" w:rsidP="007B062D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None of the answers are correct</w:t>
      </w:r>
    </w:p>
    <w:p w14:paraId="03A573B0" w14:textId="00D785DB" w:rsidR="007B062D" w:rsidRPr="007B062D" w:rsidRDefault="007B062D" w:rsidP="007B062D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Nonfeasance</w:t>
      </w:r>
    </w:p>
    <w:p w14:paraId="4B3523EB" w14:textId="0464381C" w:rsidR="007B062D" w:rsidRPr="007B062D" w:rsidRDefault="007B062D" w:rsidP="007B062D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Public duty doctrine</w:t>
      </w:r>
    </w:p>
    <w:p w14:paraId="13C943DF" w14:textId="51882661" w:rsidR="007B062D" w:rsidRPr="007B062D" w:rsidRDefault="007B062D" w:rsidP="007B062D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Misfeasance</w:t>
      </w:r>
    </w:p>
    <w:p w14:paraId="2CC6C0C2" w14:textId="13297C6F" w:rsidR="007B062D" w:rsidRPr="007B062D" w:rsidRDefault="007B062D" w:rsidP="007B062D">
      <w:pPr>
        <w:pStyle w:val="a3"/>
        <w:numPr>
          <w:ilvl w:val="0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Model fire codes grant the AHJ ___________ as often as necessary to perform an inspection or to execute any duties authorized by the fire code.</w:t>
      </w:r>
    </w:p>
    <w:p w14:paraId="39977C66" w14:textId="1FF70BFA" w:rsidR="007B062D" w:rsidRPr="00C118DD" w:rsidRDefault="007B062D" w:rsidP="007B062D">
      <w:pPr>
        <w:pStyle w:val="a3"/>
        <w:numPr>
          <w:ilvl w:val="1"/>
          <w:numId w:val="2"/>
        </w:numPr>
        <w:ind w:firstLineChars="0"/>
        <w:rPr>
          <w:color w:val="FF0000"/>
          <w:rPrChange w:id="41" w:author="刘 欣宇" w:date="2020-05-30T15:58:00Z">
            <w:rPr/>
          </w:rPrChange>
        </w:rPr>
      </w:pPr>
      <w:r w:rsidRPr="00C118DD">
        <w:rPr>
          <w:rFonts w:ascii="Helvetica" w:hAnsi="Helvetica" w:cs="Helvetica"/>
          <w:color w:val="FF0000"/>
          <w:shd w:val="clear" w:color="auto" w:fill="FFFFFF"/>
          <w:rPrChange w:id="42" w:author="刘 欣宇" w:date="2020-05-30T15:58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Right of entry</w:t>
      </w:r>
    </w:p>
    <w:p w14:paraId="639347CA" w14:textId="554980B9" w:rsidR="007B062D" w:rsidRPr="007B062D" w:rsidRDefault="007B062D" w:rsidP="007B062D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Authority</w:t>
      </w:r>
    </w:p>
    <w:p w14:paraId="4055B777" w14:textId="53676DCC" w:rsidR="007B062D" w:rsidRPr="007B062D" w:rsidRDefault="007B062D" w:rsidP="007B062D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Search warrants</w:t>
      </w:r>
    </w:p>
    <w:p w14:paraId="41EC0C24" w14:textId="05BB3B64" w:rsidR="007B062D" w:rsidRPr="007B062D" w:rsidRDefault="007B062D" w:rsidP="007B062D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Liability</w:t>
      </w:r>
    </w:p>
    <w:p w14:paraId="6753B94C" w14:textId="024A14E7" w:rsidR="007B062D" w:rsidRPr="007B062D" w:rsidRDefault="007B062D" w:rsidP="007B062D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Duty</w:t>
      </w:r>
    </w:p>
    <w:p w14:paraId="46B8F25B" w14:textId="44A602CC" w:rsidR="007B062D" w:rsidRPr="007B062D" w:rsidRDefault="007B062D" w:rsidP="007B062D">
      <w:pPr>
        <w:pStyle w:val="a3"/>
        <w:numPr>
          <w:ilvl w:val="0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>An inspector is given the ___________ to perform his or her duties based on the laws adopted by the AHJ or regulations established by the private sector organization.</w:t>
      </w:r>
    </w:p>
    <w:p w14:paraId="2FC622BA" w14:textId="30784DCA" w:rsidR="007B062D" w:rsidRPr="00C118DD" w:rsidRDefault="007B062D" w:rsidP="007B062D">
      <w:pPr>
        <w:pStyle w:val="a3"/>
        <w:numPr>
          <w:ilvl w:val="1"/>
          <w:numId w:val="2"/>
        </w:numPr>
        <w:ind w:firstLineChars="0"/>
        <w:rPr>
          <w:color w:val="FF0000"/>
          <w:rPrChange w:id="43" w:author="刘 欣宇" w:date="2020-05-30T15:58:00Z">
            <w:rPr/>
          </w:rPrChange>
        </w:rPr>
      </w:pPr>
      <w:r w:rsidRPr="00C118DD">
        <w:rPr>
          <w:rFonts w:ascii="Helvetica" w:hAnsi="Helvetica" w:cs="Helvetica"/>
          <w:color w:val="FF0000"/>
          <w:shd w:val="clear" w:color="auto" w:fill="FFFFFF"/>
          <w:rPrChange w:id="44" w:author="刘 欣宇" w:date="2020-05-30T15:58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Authority</w:t>
      </w:r>
    </w:p>
    <w:p w14:paraId="62906E91" w14:textId="57700E13" w:rsidR="007B062D" w:rsidRPr="007B062D" w:rsidRDefault="007B062D" w:rsidP="007B062D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Search warrant</w:t>
      </w:r>
    </w:p>
    <w:p w14:paraId="00D8D542" w14:textId="03AB9D5A" w:rsidR="007B062D" w:rsidRPr="007B062D" w:rsidRDefault="007B062D" w:rsidP="007B062D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Duty</w:t>
      </w:r>
    </w:p>
    <w:p w14:paraId="4104128E" w14:textId="6F98D4A6" w:rsidR="007B062D" w:rsidRPr="007B062D" w:rsidRDefault="007B062D" w:rsidP="007B062D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Obligation</w:t>
      </w:r>
    </w:p>
    <w:p w14:paraId="30CC1270" w14:textId="5BDA61FE" w:rsidR="00487339" w:rsidRPr="00487339" w:rsidRDefault="007B062D" w:rsidP="00487339">
      <w:pPr>
        <w:pStyle w:val="a3"/>
        <w:numPr>
          <w:ilvl w:val="1"/>
          <w:numId w:val="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Right of entry</w:t>
      </w:r>
    </w:p>
    <w:p w14:paraId="63EE368C" w14:textId="36F18045" w:rsidR="00487339" w:rsidRDefault="00487339" w:rsidP="0048733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Activity1</w:t>
      </w:r>
    </w:p>
    <w:p w14:paraId="69D2AA89" w14:textId="34FA014C" w:rsidR="00487339" w:rsidRDefault="00BA268C" w:rsidP="00BA268C">
      <w:pPr>
        <w:pStyle w:val="a3"/>
        <w:ind w:left="420" w:firstLineChars="0" w:firstLine="0"/>
      </w:pPr>
      <w:r>
        <w:rPr>
          <w:rFonts w:hint="eastAsia"/>
        </w:rPr>
        <w:t>国际性机构组织的缩写以及目的，略</w:t>
      </w:r>
    </w:p>
    <w:p w14:paraId="76108611" w14:textId="16126097" w:rsidR="00BA268C" w:rsidRDefault="00BA268C" w:rsidP="00BA268C">
      <w:pPr>
        <w:pStyle w:val="2"/>
      </w:pPr>
      <w:r>
        <w:rPr>
          <w:rFonts w:hint="eastAsia"/>
        </w:rPr>
        <w:t>Quiz3</w:t>
      </w:r>
    </w:p>
    <w:p w14:paraId="5A102E43" w14:textId="77358ADB" w:rsidR="00BA268C" w:rsidRPr="00BA268C" w:rsidRDefault="00BA268C" w:rsidP="00BA268C">
      <w:pPr>
        <w:pStyle w:val="a3"/>
        <w:numPr>
          <w:ilvl w:val="0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Air consists of about ___ percent oxygen.</w:t>
      </w:r>
    </w:p>
    <w:p w14:paraId="5C1CE872" w14:textId="330BBD2E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100</w:t>
      </w:r>
    </w:p>
    <w:p w14:paraId="64655DA8" w14:textId="46EC0E97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50</w:t>
      </w:r>
    </w:p>
    <w:p w14:paraId="68F8871A" w14:textId="08A10520" w:rsidR="00BA268C" w:rsidRPr="0053788B" w:rsidRDefault="00BA268C" w:rsidP="00BA268C">
      <w:pPr>
        <w:pStyle w:val="a3"/>
        <w:numPr>
          <w:ilvl w:val="1"/>
          <w:numId w:val="4"/>
        </w:numPr>
        <w:ind w:firstLineChars="0"/>
        <w:rPr>
          <w:color w:val="FF0000"/>
          <w:rPrChange w:id="45" w:author="刘 欣宇" w:date="2020-06-04T16:12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46" w:author="刘 欣宇" w:date="2020-06-04T16:12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21</w:t>
      </w:r>
    </w:p>
    <w:p w14:paraId="244E5ECA" w14:textId="7E2483EC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18</w:t>
      </w:r>
    </w:p>
    <w:p w14:paraId="59E5EE1E" w14:textId="34B601D6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25</w:t>
      </w:r>
    </w:p>
    <w:p w14:paraId="45714822" w14:textId="11EFF1DA" w:rsidR="00BA268C" w:rsidRPr="00BA268C" w:rsidRDefault="00BA268C" w:rsidP="00BA268C">
      <w:pPr>
        <w:pStyle w:val="a3"/>
        <w:numPr>
          <w:ilvl w:val="0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of the following is the transfer of heat within an object or to another object by direct contact?</w:t>
      </w:r>
    </w:p>
    <w:p w14:paraId="3D1E0034" w14:textId="14E315AB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Rollover</w:t>
      </w:r>
    </w:p>
    <w:p w14:paraId="1C6D2391" w14:textId="4B32E53D" w:rsidR="00BA268C" w:rsidRPr="0053788B" w:rsidRDefault="00BA268C" w:rsidP="00BA268C">
      <w:pPr>
        <w:pStyle w:val="a3"/>
        <w:numPr>
          <w:ilvl w:val="1"/>
          <w:numId w:val="4"/>
        </w:numPr>
        <w:ind w:firstLineChars="0"/>
        <w:rPr>
          <w:color w:val="FF0000"/>
          <w:rPrChange w:id="47" w:author="刘 欣宇" w:date="2020-06-04T16:12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48" w:author="刘 欣宇" w:date="2020-06-04T16:12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Conduction</w:t>
      </w:r>
    </w:p>
    <w:p w14:paraId="267F04C8" w14:textId="7E74B149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Radiation</w:t>
      </w:r>
    </w:p>
    <w:p w14:paraId="7ACDD246" w14:textId="7905B2F1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Convection</w:t>
      </w:r>
    </w:p>
    <w:p w14:paraId="10EE6D00" w14:textId="072168B0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Incipient</w:t>
      </w:r>
    </w:p>
    <w:p w14:paraId="787D2503" w14:textId="54FC2D24" w:rsidR="00BA268C" w:rsidRPr="00BA268C" w:rsidRDefault="00BA268C" w:rsidP="00BA268C">
      <w:pPr>
        <w:pStyle w:val="a3"/>
        <w:numPr>
          <w:ilvl w:val="0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of the following is the transmission of energy as an electromagnetic wave without an intervening medium?</w:t>
      </w:r>
    </w:p>
    <w:p w14:paraId="695C948B" w14:textId="457B84F3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Incipient</w:t>
      </w:r>
    </w:p>
    <w:p w14:paraId="796E14D9" w14:textId="3420D987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Rollover</w:t>
      </w:r>
    </w:p>
    <w:p w14:paraId="4BB03C9E" w14:textId="0E32F04D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 w:rsidRPr="0053788B">
        <w:rPr>
          <w:rFonts w:ascii="Helvetica" w:hAnsi="Helvetica" w:cs="Helvetica"/>
          <w:color w:val="FF0000"/>
          <w:shd w:val="clear" w:color="auto" w:fill="FFFFFF"/>
          <w:rPrChange w:id="49" w:author="刘 欣宇" w:date="2020-06-04T16:13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Radiation</w:t>
      </w:r>
    </w:p>
    <w:p w14:paraId="798474F3" w14:textId="003B2726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Conduction</w:t>
      </w:r>
    </w:p>
    <w:p w14:paraId="69D484D0" w14:textId="1188FC2F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Convection</w:t>
      </w:r>
    </w:p>
    <w:p w14:paraId="605EB9B6" w14:textId="7763CEBB" w:rsidR="00BA268C" w:rsidRPr="00BA268C" w:rsidRDefault="00BA268C" w:rsidP="00BA268C">
      <w:pPr>
        <w:pStyle w:val="a3"/>
        <w:numPr>
          <w:ilvl w:val="0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Class B fires involve what types of fuels?</w:t>
      </w:r>
    </w:p>
    <w:p w14:paraId="4AFED35E" w14:textId="533C284A" w:rsidR="00BA268C" w:rsidRPr="0053788B" w:rsidRDefault="00BA268C" w:rsidP="00BA268C">
      <w:pPr>
        <w:pStyle w:val="a3"/>
        <w:numPr>
          <w:ilvl w:val="1"/>
          <w:numId w:val="4"/>
        </w:numPr>
        <w:ind w:firstLineChars="0"/>
        <w:rPr>
          <w:color w:val="FF0000"/>
          <w:rPrChange w:id="50" w:author="刘 欣宇" w:date="2020-06-04T16:13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51" w:author="刘 欣宇" w:date="2020-06-04T16:13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Flammable liquids</w:t>
      </w:r>
    </w:p>
    <w:p w14:paraId="45E28011" w14:textId="0EE96C06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Animal fats</w:t>
      </w:r>
    </w:p>
    <w:p w14:paraId="2BE1E997" w14:textId="418723AF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Wood and paper</w:t>
      </w:r>
    </w:p>
    <w:p w14:paraId="7870C6E3" w14:textId="1736C269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Combustible metals</w:t>
      </w:r>
    </w:p>
    <w:p w14:paraId="2ACCE25B" w14:textId="30DB7DC7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Energized electrical equipment</w:t>
      </w:r>
    </w:p>
    <w:p w14:paraId="6F751415" w14:textId="3AA57E33" w:rsidR="00BA268C" w:rsidRPr="00BA268C" w:rsidRDefault="00BA268C" w:rsidP="00BA268C">
      <w:pPr>
        <w:pStyle w:val="a3"/>
        <w:numPr>
          <w:ilvl w:val="0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of the following is a condition where the un-burned fire gases accumulated at the top of a compartment ignite and flames propagate through the hot-gas layer or across the ceiling?</w:t>
      </w:r>
    </w:p>
    <w:p w14:paraId="79E74834" w14:textId="5D96EDCE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>Incipient</w:t>
      </w:r>
    </w:p>
    <w:p w14:paraId="3E9F5045" w14:textId="018F9FF2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Flammable</w:t>
      </w:r>
    </w:p>
    <w:p w14:paraId="1747C983" w14:textId="03C00779" w:rsidR="00BA268C" w:rsidRPr="0053788B" w:rsidRDefault="00BA268C" w:rsidP="00BA268C">
      <w:pPr>
        <w:pStyle w:val="a3"/>
        <w:numPr>
          <w:ilvl w:val="1"/>
          <w:numId w:val="4"/>
        </w:numPr>
        <w:ind w:firstLineChars="0"/>
        <w:rPr>
          <w:color w:val="FF0000"/>
          <w:rPrChange w:id="52" w:author="刘 欣宇" w:date="2020-06-04T16:13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53" w:author="刘 欣宇" w:date="2020-06-04T16:13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Rollover</w:t>
      </w:r>
    </w:p>
    <w:p w14:paraId="1D15D9C0" w14:textId="04C3ED27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Flashover</w:t>
      </w:r>
    </w:p>
    <w:p w14:paraId="25E466A5" w14:textId="133C59F4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Backdraft</w:t>
      </w:r>
    </w:p>
    <w:p w14:paraId="576E8443" w14:textId="73896640" w:rsidR="00BA268C" w:rsidRPr="00BA268C" w:rsidRDefault="00BA268C" w:rsidP="00BA268C">
      <w:pPr>
        <w:pStyle w:val="a3"/>
        <w:numPr>
          <w:ilvl w:val="0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stage of fire occurs when all combustible materials in the compartment are burning?</w:t>
      </w:r>
    </w:p>
    <w:p w14:paraId="79248EAC" w14:textId="2DD743D3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Growth</w:t>
      </w:r>
    </w:p>
    <w:p w14:paraId="72D83CEA" w14:textId="506D277E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Rollover</w:t>
      </w:r>
    </w:p>
    <w:p w14:paraId="280B9246" w14:textId="7BB83D1B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Incipient</w:t>
      </w:r>
    </w:p>
    <w:p w14:paraId="462DE0CB" w14:textId="515610B0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Decay</w:t>
      </w:r>
    </w:p>
    <w:p w14:paraId="12AF4583" w14:textId="2394288A" w:rsidR="00BA268C" w:rsidRPr="0053788B" w:rsidRDefault="00BA268C" w:rsidP="00BA268C">
      <w:pPr>
        <w:pStyle w:val="a3"/>
        <w:numPr>
          <w:ilvl w:val="1"/>
          <w:numId w:val="4"/>
        </w:numPr>
        <w:ind w:firstLineChars="0"/>
        <w:rPr>
          <w:color w:val="FF0000"/>
          <w:rPrChange w:id="54" w:author="刘 欣宇" w:date="2020-06-04T16:14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55" w:author="刘 欣宇" w:date="2020-06-04T16:14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Fully developed</w:t>
      </w:r>
    </w:p>
    <w:p w14:paraId="48515B0B" w14:textId="008439EF" w:rsidR="00BA268C" w:rsidRPr="00BA268C" w:rsidRDefault="00BA268C" w:rsidP="00BA268C">
      <w:pPr>
        <w:pStyle w:val="a3"/>
        <w:numPr>
          <w:ilvl w:val="0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 xml:space="preserve">A flammable liquid has a has a flashpoint that is </w:t>
      </w:r>
      <w:del w:id="56" w:author="刘 欣宇" w:date="2020-06-04T16:14:00Z">
        <w:r w:rsidDel="0053788B">
          <w:rPr>
            <w:rFonts w:ascii="Helvetica" w:hAnsi="Helvetica" w:cs="Helvetica"/>
            <w:color w:val="2D3B45"/>
            <w:shd w:val="clear" w:color="auto" w:fill="FFFFFF"/>
          </w:rPr>
          <w:delText xml:space="preserve">___________ </w:delText>
        </w:r>
      </w:del>
      <w:ins w:id="57" w:author="刘 欣宇" w:date="2020-06-04T16:14:00Z">
        <w:r w:rsidR="0053788B">
          <w:rPr>
            <w:rFonts w:ascii="Helvetica" w:hAnsi="Helvetica" w:cs="Helvetica"/>
            <w:color w:val="2D3B45"/>
            <w:shd w:val="clear" w:color="auto" w:fill="FFFFFF"/>
          </w:rPr>
          <w:t xml:space="preserve">_BELOW__ </w:t>
        </w:r>
      </w:ins>
      <w:r>
        <w:rPr>
          <w:rFonts w:ascii="Helvetica" w:hAnsi="Helvetica" w:cs="Helvetica"/>
          <w:color w:val="2D3B45"/>
          <w:shd w:val="clear" w:color="auto" w:fill="FFFFFF"/>
        </w:rPr>
        <w:t xml:space="preserve">a temperature of </w:t>
      </w:r>
      <w:del w:id="58" w:author="刘 欣宇" w:date="2020-06-04T16:14:00Z">
        <w:r w:rsidDel="0053788B">
          <w:rPr>
            <w:rFonts w:ascii="Helvetica" w:hAnsi="Helvetica" w:cs="Helvetica"/>
            <w:color w:val="2D3B45"/>
            <w:shd w:val="clear" w:color="auto" w:fill="FFFFFF"/>
          </w:rPr>
          <w:delText xml:space="preserve">_________ </w:delText>
        </w:r>
      </w:del>
      <w:ins w:id="59" w:author="刘 欣宇" w:date="2020-06-04T16:14:00Z">
        <w:r w:rsidR="0053788B">
          <w:rPr>
            <w:rFonts w:ascii="Helvetica" w:hAnsi="Helvetica" w:cs="Helvetica"/>
            <w:color w:val="2D3B45"/>
            <w:shd w:val="clear" w:color="auto" w:fill="FFFFFF"/>
          </w:rPr>
          <w:t>_1</w:t>
        </w:r>
      </w:ins>
      <w:ins w:id="60" w:author="刘 欣宇" w:date="2020-06-04T16:15:00Z">
        <w:r w:rsidR="0053788B">
          <w:rPr>
            <w:rFonts w:ascii="Helvetica" w:hAnsi="Helvetica" w:cs="Helvetica"/>
            <w:color w:val="2D3B45"/>
            <w:shd w:val="clear" w:color="auto" w:fill="FFFFFF"/>
          </w:rPr>
          <w:t>00</w:t>
        </w:r>
        <w:r w:rsidR="0053788B">
          <w:rPr>
            <w:rFonts w:ascii="Helvetica" w:hAnsi="Helvetica" w:cs="Helvetica" w:hint="eastAsia"/>
            <w:color w:val="2D3B45"/>
            <w:shd w:val="clear" w:color="auto" w:fill="FFFFFF"/>
          </w:rPr>
          <w:t>华氏度</w:t>
        </w:r>
      </w:ins>
      <w:ins w:id="61" w:author="刘 欣宇" w:date="2020-06-04T16:14:00Z">
        <w:r w:rsidR="0053788B">
          <w:rPr>
            <w:rFonts w:ascii="Helvetica" w:hAnsi="Helvetica" w:cs="Helvetica"/>
            <w:color w:val="2D3B45"/>
            <w:shd w:val="clear" w:color="auto" w:fill="FFFFFF"/>
          </w:rPr>
          <w:t xml:space="preserve"> </w:t>
        </w:r>
      </w:ins>
      <w:r>
        <w:rPr>
          <w:rFonts w:ascii="Helvetica" w:hAnsi="Helvetica" w:cs="Helvetica"/>
          <w:color w:val="2D3B45"/>
          <w:shd w:val="clear" w:color="auto" w:fill="FFFFFF"/>
        </w:rPr>
        <w:t>.</w:t>
      </w:r>
    </w:p>
    <w:p w14:paraId="7DE6C8AE" w14:textId="04EB7E54" w:rsidR="00BA268C" w:rsidRPr="00BA268C" w:rsidRDefault="00BA268C" w:rsidP="00BA268C">
      <w:pPr>
        <w:pStyle w:val="a3"/>
        <w:numPr>
          <w:ilvl w:val="0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Exothermic reactions absorb energy as they occur.</w:t>
      </w:r>
    </w:p>
    <w:p w14:paraId="595A2126" w14:textId="50F9D916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True</w:t>
      </w:r>
    </w:p>
    <w:p w14:paraId="69C13B91" w14:textId="4C4B4F18" w:rsidR="00BA268C" w:rsidRPr="0053788B" w:rsidRDefault="00BA268C" w:rsidP="00BA268C">
      <w:pPr>
        <w:pStyle w:val="a3"/>
        <w:numPr>
          <w:ilvl w:val="1"/>
          <w:numId w:val="4"/>
        </w:numPr>
        <w:ind w:firstLineChars="0"/>
        <w:rPr>
          <w:color w:val="FF0000"/>
          <w:rPrChange w:id="62" w:author="刘 欣宇" w:date="2020-06-04T16:15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63" w:author="刘 欣宇" w:date="2020-06-04T16:15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False</w:t>
      </w:r>
    </w:p>
    <w:p w14:paraId="436AB9A5" w14:textId="075749FE" w:rsidR="00BA268C" w:rsidRPr="00BA268C" w:rsidRDefault="00BA268C" w:rsidP="00BA268C">
      <w:pPr>
        <w:pStyle w:val="a3"/>
        <w:numPr>
          <w:ilvl w:val="0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Water has a specific gravity of 1.0</w:t>
      </w:r>
    </w:p>
    <w:p w14:paraId="3ABE41DB" w14:textId="39C23FFA" w:rsidR="00BA268C" w:rsidRPr="0053788B" w:rsidRDefault="00BA268C" w:rsidP="00BA268C">
      <w:pPr>
        <w:pStyle w:val="a3"/>
        <w:numPr>
          <w:ilvl w:val="1"/>
          <w:numId w:val="4"/>
        </w:numPr>
        <w:ind w:firstLineChars="0"/>
        <w:rPr>
          <w:color w:val="FF0000"/>
          <w:rPrChange w:id="64" w:author="刘 欣宇" w:date="2020-06-04T16:15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65" w:author="刘 欣宇" w:date="2020-06-04T16:15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True</w:t>
      </w:r>
    </w:p>
    <w:p w14:paraId="13D1F4A9" w14:textId="0270223A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Flase</w:t>
      </w:r>
    </w:p>
    <w:p w14:paraId="7E88F36B" w14:textId="50D96EA0" w:rsidR="00BA268C" w:rsidRPr="00BA268C" w:rsidRDefault="00BA268C" w:rsidP="00BA268C">
      <w:pPr>
        <w:pStyle w:val="a3"/>
        <w:numPr>
          <w:ilvl w:val="0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What are the four elements of the fire tetrahedron?</w:t>
      </w:r>
    </w:p>
    <w:p w14:paraId="4075E384" w14:textId="43500596" w:rsidR="00BA268C" w:rsidRPr="0053788B" w:rsidRDefault="00BA268C" w:rsidP="00BA268C">
      <w:pPr>
        <w:pStyle w:val="a3"/>
        <w:numPr>
          <w:ilvl w:val="1"/>
          <w:numId w:val="4"/>
        </w:numPr>
        <w:ind w:firstLineChars="0"/>
        <w:rPr>
          <w:color w:val="FF0000"/>
          <w:rPrChange w:id="66" w:author="刘 欣宇" w:date="2020-06-04T16:15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67" w:author="刘 欣宇" w:date="2020-06-04T16:15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Chemical chain reaction</w:t>
      </w:r>
    </w:p>
    <w:p w14:paraId="6FF33583" w14:textId="5EEB273A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Conduction</w:t>
      </w:r>
    </w:p>
    <w:p w14:paraId="67DA7030" w14:textId="0C23F5FC" w:rsidR="00BA268C" w:rsidRPr="0053788B" w:rsidRDefault="00BA268C" w:rsidP="00BA268C">
      <w:pPr>
        <w:pStyle w:val="a3"/>
        <w:numPr>
          <w:ilvl w:val="1"/>
          <w:numId w:val="4"/>
        </w:numPr>
        <w:ind w:firstLineChars="0"/>
        <w:rPr>
          <w:color w:val="FF0000"/>
          <w:rPrChange w:id="68" w:author="刘 欣宇" w:date="2020-06-04T16:15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69" w:author="刘 欣宇" w:date="2020-06-04T16:15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Fuel</w:t>
      </w:r>
    </w:p>
    <w:p w14:paraId="5AA07553" w14:textId="48C3DFC2" w:rsidR="00BA268C" w:rsidRPr="0053788B" w:rsidRDefault="00BA268C" w:rsidP="00BA268C">
      <w:pPr>
        <w:pStyle w:val="a3"/>
        <w:numPr>
          <w:ilvl w:val="1"/>
          <w:numId w:val="4"/>
        </w:numPr>
        <w:ind w:firstLineChars="0"/>
        <w:rPr>
          <w:color w:val="FF0000"/>
          <w:rPrChange w:id="70" w:author="刘 欣宇" w:date="2020-06-04T16:15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71" w:author="刘 欣宇" w:date="2020-06-04T16:15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Heat/source of ignition</w:t>
      </w:r>
    </w:p>
    <w:p w14:paraId="1D6BE38E" w14:textId="184B5919" w:rsidR="00BA268C" w:rsidRPr="0053788B" w:rsidRDefault="00BA268C" w:rsidP="00BA268C">
      <w:pPr>
        <w:pStyle w:val="a3"/>
        <w:numPr>
          <w:ilvl w:val="1"/>
          <w:numId w:val="4"/>
        </w:numPr>
        <w:ind w:firstLineChars="0"/>
        <w:rPr>
          <w:color w:val="FF0000"/>
          <w:rPrChange w:id="72" w:author="刘 欣宇" w:date="2020-06-04T16:15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73" w:author="刘 欣宇" w:date="2020-06-04T16:15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Air/oxygen</w:t>
      </w:r>
    </w:p>
    <w:p w14:paraId="1DA5D007" w14:textId="3A0FE035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Convection</w:t>
      </w:r>
    </w:p>
    <w:p w14:paraId="777E289F" w14:textId="620EC503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Vaporization</w:t>
      </w:r>
    </w:p>
    <w:p w14:paraId="2826F036" w14:textId="01C89934" w:rsidR="00BA268C" w:rsidRPr="00BA268C" w:rsidRDefault="00BA268C" w:rsidP="00BA268C">
      <w:pPr>
        <w:pStyle w:val="a3"/>
        <w:numPr>
          <w:ilvl w:val="1"/>
          <w:numId w:val="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Pyrolisis</w:t>
      </w:r>
    </w:p>
    <w:p w14:paraId="64A390C6" w14:textId="55CB1D3E" w:rsidR="00BA268C" w:rsidRDefault="00BA268C" w:rsidP="00BA268C">
      <w:pPr>
        <w:pStyle w:val="2"/>
      </w:pPr>
      <w:r>
        <w:t>Quiz4</w:t>
      </w:r>
    </w:p>
    <w:p w14:paraId="6C2DC4BD" w14:textId="34A93BF5" w:rsidR="00BA268C" w:rsidRPr="00BA268C" w:rsidRDefault="00BA268C" w:rsidP="00BA268C">
      <w:pPr>
        <w:pStyle w:val="a3"/>
        <w:numPr>
          <w:ilvl w:val="0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Using ___________, building officials and code enforcement personnel can gain a reasonable expectation of the hazard level in a building.</w:t>
      </w:r>
    </w:p>
    <w:p w14:paraId="5B6DEE9C" w14:textId="6A0C1440" w:rsidR="00BA268C" w:rsidRPr="00BA268C" w:rsidRDefault="00BA268C" w:rsidP="00BA268C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Building permits</w:t>
      </w:r>
    </w:p>
    <w:p w14:paraId="6C71C040" w14:textId="7F376732" w:rsidR="00BA268C" w:rsidRPr="00BA268C" w:rsidRDefault="00BA268C" w:rsidP="00BA268C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Occupancy classifications</w:t>
      </w:r>
    </w:p>
    <w:p w14:paraId="0B7EDF2E" w14:textId="3CC352D3" w:rsidR="00BA268C" w:rsidRPr="00BA268C" w:rsidRDefault="00BA268C" w:rsidP="00BA268C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Authority</w:t>
      </w:r>
    </w:p>
    <w:p w14:paraId="79787ACA" w14:textId="0536F240" w:rsidR="00BA268C" w:rsidRPr="0053788B" w:rsidRDefault="00BA268C" w:rsidP="00BA268C">
      <w:pPr>
        <w:pStyle w:val="a3"/>
        <w:numPr>
          <w:ilvl w:val="1"/>
          <w:numId w:val="5"/>
        </w:numPr>
        <w:ind w:firstLineChars="0"/>
        <w:rPr>
          <w:color w:val="FF0000"/>
          <w:rPrChange w:id="74" w:author="刘 欣宇" w:date="2020-06-04T16:16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75" w:author="刘 欣宇" w:date="2020-06-04T16:16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Construction types</w:t>
      </w:r>
    </w:p>
    <w:p w14:paraId="27F83E9E" w14:textId="2A2E9451" w:rsidR="00BA268C" w:rsidRPr="00BA268C" w:rsidRDefault="00BA268C" w:rsidP="00BA268C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Fire load</w:t>
      </w:r>
    </w:p>
    <w:p w14:paraId="57FCA8D6" w14:textId="6F35B177" w:rsidR="00BA268C" w:rsidRPr="00097E5F" w:rsidRDefault="00097E5F" w:rsidP="00BA268C">
      <w:pPr>
        <w:pStyle w:val="a3"/>
        <w:numPr>
          <w:ilvl w:val="0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The International Code Council has how many general occupancy categories?</w:t>
      </w:r>
    </w:p>
    <w:p w14:paraId="79E61431" w14:textId="7682D1BE" w:rsidR="00097E5F" w:rsidRPr="0053788B" w:rsidRDefault="00097E5F" w:rsidP="00097E5F">
      <w:pPr>
        <w:pStyle w:val="a3"/>
        <w:numPr>
          <w:ilvl w:val="1"/>
          <w:numId w:val="5"/>
        </w:numPr>
        <w:ind w:firstLineChars="0"/>
        <w:rPr>
          <w:color w:val="FF0000"/>
          <w:rPrChange w:id="76" w:author="刘 欣宇" w:date="2020-06-04T16:16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77" w:author="刘 欣宇" w:date="2020-06-04T16:16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9</w:t>
      </w:r>
    </w:p>
    <w:p w14:paraId="13B56302" w14:textId="1D2CD91E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6</w:t>
      </w:r>
    </w:p>
    <w:p w14:paraId="5C921203" w14:textId="233EDD58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1</w:t>
      </w:r>
      <w:r>
        <w:rPr>
          <w:rFonts w:ascii="Helvetica" w:hAnsi="Helvetica" w:cs="Helvetica"/>
          <w:color w:val="2D3B45"/>
          <w:shd w:val="clear" w:color="auto" w:fill="FFFFFF"/>
        </w:rPr>
        <w:t>0</w:t>
      </w:r>
    </w:p>
    <w:p w14:paraId="3DBE4A57" w14:textId="79C2A6C1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7</w:t>
      </w:r>
    </w:p>
    <w:p w14:paraId="3B842ABB" w14:textId="2DEFFA16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lastRenderedPageBreak/>
        <w:t>8</w:t>
      </w:r>
    </w:p>
    <w:p w14:paraId="664E4A58" w14:textId="0E0FCBF3" w:rsidR="00097E5F" w:rsidRPr="00097E5F" w:rsidRDefault="0053788B" w:rsidP="00097E5F">
      <w:pPr>
        <w:pStyle w:val="a3"/>
        <w:numPr>
          <w:ilvl w:val="0"/>
          <w:numId w:val="5"/>
        </w:numPr>
        <w:ind w:firstLineChars="0"/>
      </w:pPr>
      <w:ins w:id="78" w:author="刘 欣宇" w:date="2020-06-04T16:21:00Z">
        <w:r>
          <w:rPr>
            <w:rFonts w:ascii="Helvetica" w:hAnsi="Helvetica" w:cs="Helvetica" w:hint="eastAsia"/>
            <w:color w:val="2D3B45"/>
            <w:shd w:val="clear" w:color="auto" w:fill="FFFFFF"/>
          </w:rPr>
          <w:t>Fire</w:t>
        </w:r>
        <w:r>
          <w:rPr>
            <w:rFonts w:ascii="Helvetica" w:hAnsi="Helvetica" w:cs="Helvetica"/>
            <w:color w:val="2D3B45"/>
            <w:shd w:val="clear" w:color="auto" w:fill="FFFFFF"/>
          </w:rPr>
          <w:t xml:space="preserve"> </w:t>
        </w:r>
        <w:r>
          <w:rPr>
            <w:rFonts w:ascii="Helvetica" w:hAnsi="Helvetica" w:cs="Helvetica" w:hint="eastAsia"/>
            <w:color w:val="2D3B45"/>
            <w:shd w:val="clear" w:color="auto" w:fill="FFFFFF"/>
          </w:rPr>
          <w:t>Load</w:t>
        </w:r>
      </w:ins>
      <w:r w:rsidR="00097E5F">
        <w:rPr>
          <w:rFonts w:ascii="Helvetica" w:hAnsi="Helvetica" w:cs="Helvetica"/>
          <w:color w:val="2D3B45"/>
          <w:shd w:val="clear" w:color="auto" w:fill="FFFFFF"/>
        </w:rPr>
        <w:t>____________ is used as a measure of the potential heat release of a fire within a compartment.</w:t>
      </w:r>
    </w:p>
    <w:p w14:paraId="2C843AFA" w14:textId="2B0556BB" w:rsidR="00097E5F" w:rsidRPr="00097E5F" w:rsidRDefault="00097E5F" w:rsidP="00097E5F">
      <w:pPr>
        <w:pStyle w:val="a3"/>
        <w:numPr>
          <w:ilvl w:val="0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Trusses typically use a _____________ configuration to provide stability and efficiently transfer the applied loads.</w:t>
      </w:r>
    </w:p>
    <w:p w14:paraId="06DCFF95" w14:textId="60917F0E" w:rsidR="00097E5F" w:rsidRPr="0053788B" w:rsidRDefault="00097E5F" w:rsidP="00097E5F">
      <w:pPr>
        <w:pStyle w:val="a3"/>
        <w:numPr>
          <w:ilvl w:val="1"/>
          <w:numId w:val="5"/>
        </w:numPr>
        <w:ind w:firstLineChars="0"/>
        <w:rPr>
          <w:color w:val="FF0000"/>
          <w:rPrChange w:id="79" w:author="刘 欣宇" w:date="2020-06-04T16:16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80" w:author="刘 欣宇" w:date="2020-06-04T16:16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Triangular</w:t>
      </w:r>
    </w:p>
    <w:p w14:paraId="5D748A07" w14:textId="7A3583FD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Circular</w:t>
      </w:r>
    </w:p>
    <w:p w14:paraId="6FDBD504" w14:textId="7466A6BA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Rectangular</w:t>
      </w:r>
    </w:p>
    <w:p w14:paraId="50AFD72E" w14:textId="3A172363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Linear</w:t>
      </w:r>
    </w:p>
    <w:p w14:paraId="00CFD6FC" w14:textId="6ACBB91C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Cylindrical</w:t>
      </w:r>
    </w:p>
    <w:p w14:paraId="53A36112" w14:textId="62457399" w:rsidR="00097E5F" w:rsidRPr="00097E5F" w:rsidRDefault="00097E5F" w:rsidP="00097E5F">
      <w:pPr>
        <w:pStyle w:val="a3"/>
        <w:numPr>
          <w:ilvl w:val="0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type of wall will support the weight of a roof?</w:t>
      </w:r>
    </w:p>
    <w:p w14:paraId="1D7091CC" w14:textId="1598B6C1" w:rsidR="00097E5F" w:rsidRPr="0053788B" w:rsidRDefault="00097E5F" w:rsidP="00097E5F">
      <w:pPr>
        <w:pStyle w:val="a3"/>
        <w:numPr>
          <w:ilvl w:val="1"/>
          <w:numId w:val="5"/>
        </w:numPr>
        <w:ind w:firstLineChars="0"/>
        <w:rPr>
          <w:color w:val="FF0000"/>
          <w:rPrChange w:id="81" w:author="刘 欣宇" w:date="2020-06-04T16:17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82" w:author="刘 欣宇" w:date="2020-06-04T16:17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Load-bearing</w:t>
      </w:r>
    </w:p>
    <w:p w14:paraId="1EA7D8F1" w14:textId="4349BD8B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Nonload-bearing</w:t>
      </w:r>
    </w:p>
    <w:p w14:paraId="7EF95289" w14:textId="50614EC2" w:rsidR="00097E5F" w:rsidRPr="00097E5F" w:rsidRDefault="00097E5F" w:rsidP="00097E5F">
      <w:pPr>
        <w:pStyle w:val="a3"/>
        <w:numPr>
          <w:ilvl w:val="0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is not a factor in determining the type of construction used in a building?</w:t>
      </w:r>
    </w:p>
    <w:p w14:paraId="4017452A" w14:textId="22236155" w:rsidR="00097E5F" w:rsidRPr="0053788B" w:rsidRDefault="00097E5F" w:rsidP="00097E5F">
      <w:pPr>
        <w:pStyle w:val="a3"/>
        <w:numPr>
          <w:ilvl w:val="1"/>
          <w:numId w:val="5"/>
        </w:numPr>
        <w:ind w:firstLineChars="0"/>
        <w:rPr>
          <w:color w:val="FF0000"/>
          <w:rPrChange w:id="83" w:author="刘 欣宇" w:date="2020-06-04T16:17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84" w:author="刘 欣宇" w:date="2020-06-04T16:17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Building size</w:t>
      </w:r>
    </w:p>
    <w:p w14:paraId="4259C435" w14:textId="2B296DB0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Presence of automatic sprinklers</w:t>
      </w:r>
    </w:p>
    <w:p w14:paraId="6F61D612" w14:textId="140CAD07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Fire resistance of construction materials</w:t>
      </w:r>
    </w:p>
    <w:p w14:paraId="455693EC" w14:textId="103C4D6A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Occupancy type</w:t>
      </w:r>
    </w:p>
    <w:p w14:paraId="747285FD" w14:textId="42F8F790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Building owner</w:t>
      </w:r>
    </w:p>
    <w:p w14:paraId="447A0A60" w14:textId="42995554" w:rsidR="00097E5F" w:rsidRPr="00097E5F" w:rsidRDefault="00097E5F" w:rsidP="00097E5F">
      <w:pPr>
        <w:pStyle w:val="a3"/>
        <w:numPr>
          <w:ilvl w:val="0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construction type is least likely to contribute to the spread of a fire?</w:t>
      </w:r>
      <w:ins w:id="85" w:author="刘 欣宇" w:date="2020-06-04T16:17:00Z">
        <w:r w:rsidR="0053788B">
          <w:rPr>
            <w:rFonts w:ascii="Helvetica" w:hAnsi="Helvetica" w:cs="Helvetica" w:hint="eastAsia"/>
            <w:color w:val="2D3B45"/>
            <w:shd w:val="clear" w:color="auto" w:fill="FFFFFF"/>
          </w:rPr>
          <w:t>I</w:t>
        </w:r>
      </w:ins>
    </w:p>
    <w:p w14:paraId="2C48D324" w14:textId="50EEF4CC" w:rsidR="00097E5F" w:rsidRPr="00097E5F" w:rsidRDefault="00097E5F" w:rsidP="00097E5F">
      <w:pPr>
        <w:pStyle w:val="a3"/>
        <w:numPr>
          <w:ilvl w:val="0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What is the most common example of Type V construction?</w:t>
      </w:r>
    </w:p>
    <w:p w14:paraId="7A321916" w14:textId="713E507A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School</w:t>
      </w:r>
    </w:p>
    <w:p w14:paraId="5A562BF4" w14:textId="57123CD0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Warehouse</w:t>
      </w:r>
    </w:p>
    <w:p w14:paraId="599BCFA3" w14:textId="01DA89CE" w:rsidR="00097E5F" w:rsidRPr="0053788B" w:rsidRDefault="00097E5F" w:rsidP="00097E5F">
      <w:pPr>
        <w:pStyle w:val="a3"/>
        <w:numPr>
          <w:ilvl w:val="1"/>
          <w:numId w:val="5"/>
        </w:numPr>
        <w:ind w:firstLineChars="0"/>
        <w:rPr>
          <w:color w:val="FF0000"/>
          <w:rPrChange w:id="86" w:author="刘 欣宇" w:date="2020-06-04T16:21:00Z">
            <w:rPr/>
          </w:rPrChange>
        </w:rPr>
      </w:pPr>
      <w:r w:rsidRPr="0053788B">
        <w:rPr>
          <w:rFonts w:ascii="Helvetica" w:hAnsi="Helvetica" w:cs="Helvetica"/>
          <w:color w:val="FF0000"/>
          <w:shd w:val="clear" w:color="auto" w:fill="FFFFFF"/>
          <w:rPrChange w:id="87" w:author="刘 欣宇" w:date="2020-06-04T16:21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Single-family house</w:t>
      </w:r>
    </w:p>
    <w:p w14:paraId="37E54255" w14:textId="5A5344DD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Church</w:t>
      </w:r>
    </w:p>
    <w:p w14:paraId="160945C4" w14:textId="548504C6" w:rsidR="00097E5F" w:rsidRPr="00097E5F" w:rsidRDefault="00097E5F" w:rsidP="00097E5F">
      <w:pPr>
        <w:pStyle w:val="a3"/>
        <w:numPr>
          <w:ilvl w:val="1"/>
          <w:numId w:val="5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Retail store</w:t>
      </w:r>
    </w:p>
    <w:p w14:paraId="0E14F880" w14:textId="4E45B452" w:rsidR="00097E5F" w:rsidRDefault="00097E5F" w:rsidP="00097E5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Activity2</w:t>
      </w:r>
    </w:p>
    <w:p w14:paraId="6B458926" w14:textId="3131DD8E" w:rsidR="008605D4" w:rsidRDefault="00097E5F" w:rsidP="008605D4">
      <w:r>
        <w:rPr>
          <w:rFonts w:hint="eastAsia"/>
        </w:rPr>
        <w:t>观看视频并且标注各个阶段的时刻</w:t>
      </w:r>
    </w:p>
    <w:p w14:paraId="5ACFA83C" w14:textId="77777777" w:rsidR="008605D4" w:rsidRDefault="008605D4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4B4D5580" w14:textId="610D6B06" w:rsidR="00097E5F" w:rsidRDefault="00097E5F" w:rsidP="00097E5F">
      <w:pPr>
        <w:pStyle w:val="2"/>
      </w:pPr>
      <w:r>
        <w:lastRenderedPageBreak/>
        <w:t>A</w:t>
      </w:r>
      <w:r>
        <w:rPr>
          <w:rFonts w:hint="eastAsia"/>
        </w:rPr>
        <w:t>vtivity</w:t>
      </w:r>
      <w:r>
        <w:t>3</w:t>
      </w:r>
    </w:p>
    <w:p w14:paraId="05517C66" w14:textId="38BEAB83" w:rsidR="00097E5F" w:rsidRDefault="00097E5F" w:rsidP="00097E5F">
      <w:r>
        <w:rPr>
          <w:rFonts w:hint="eastAsia"/>
        </w:rPr>
        <w:t>看图并且识别建筑类型以及墙体结构</w:t>
      </w:r>
    </w:p>
    <w:p w14:paraId="3FB7A341" w14:textId="5DE4E22F" w:rsidR="008605D4" w:rsidRDefault="008605D4" w:rsidP="00097E5F">
      <w:r>
        <w:rPr>
          <w:rFonts w:hint="eastAsia"/>
        </w:rPr>
        <w:t>T15</w:t>
      </w:r>
      <w:ins w:id="88" w:author="刘 欣宇" w:date="2020-06-02T16:34:00Z">
        <w:r w:rsidR="00D22ABA">
          <w:rPr>
            <w:rFonts w:hint="eastAsia"/>
          </w:rPr>
          <w:t>Type</w:t>
        </w:r>
        <w:r w:rsidR="00D22ABA">
          <w:t xml:space="preserve"> </w:t>
        </w:r>
        <w:r w:rsidR="00D22ABA">
          <w:rPr>
            <w:rFonts w:hint="eastAsia"/>
          </w:rPr>
          <w:t>3</w:t>
        </w:r>
      </w:ins>
    </w:p>
    <w:p w14:paraId="48DFA925" w14:textId="6B75E494" w:rsidR="008605D4" w:rsidRDefault="008605D4" w:rsidP="00097E5F">
      <w:r w:rsidRPr="008605D4">
        <w:rPr>
          <w:noProof/>
        </w:rPr>
        <w:drawing>
          <wp:inline distT="0" distB="0" distL="0" distR="0" wp14:anchorId="0C84EC40" wp14:editId="62680334">
            <wp:extent cx="3293161" cy="288597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386" cy="289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D95C" w14:textId="4FBED261" w:rsidR="008605D4" w:rsidRDefault="008605D4" w:rsidP="00097E5F">
      <w:r>
        <w:rPr>
          <w:rFonts w:hint="eastAsia"/>
        </w:rPr>
        <w:t>T19</w:t>
      </w:r>
      <w:ins w:id="89" w:author="刘 欣宇" w:date="2020-06-02T16:35:00Z">
        <w:r w:rsidR="00D22ABA">
          <w:rPr>
            <w:rFonts w:hint="eastAsia"/>
          </w:rPr>
          <w:t>Type</w:t>
        </w:r>
        <w:r w:rsidR="00D22ABA">
          <w:t xml:space="preserve"> </w:t>
        </w:r>
        <w:r w:rsidR="00D22ABA">
          <w:rPr>
            <w:rFonts w:hint="eastAsia"/>
          </w:rPr>
          <w:t>5</w:t>
        </w:r>
      </w:ins>
    </w:p>
    <w:p w14:paraId="639014CE" w14:textId="3D4AD312" w:rsidR="008605D4" w:rsidRDefault="008605D4" w:rsidP="00097E5F">
      <w:r w:rsidRPr="008605D4">
        <w:rPr>
          <w:noProof/>
        </w:rPr>
        <w:drawing>
          <wp:inline distT="0" distB="0" distL="0" distR="0" wp14:anchorId="0DA7A1BC" wp14:editId="6F12084D">
            <wp:extent cx="3886584" cy="32600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3081" cy="327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3267" w14:textId="08EA8398" w:rsidR="00E8230C" w:rsidRDefault="00E8230C">
      <w:pPr>
        <w:widowControl/>
        <w:jc w:val="left"/>
      </w:pPr>
      <w:r>
        <w:br w:type="page"/>
      </w:r>
    </w:p>
    <w:p w14:paraId="27C72088" w14:textId="1412CC00" w:rsidR="00E8230C" w:rsidRDefault="00E8230C" w:rsidP="00097E5F">
      <w:r>
        <w:rPr>
          <w:rFonts w:hint="eastAsia"/>
        </w:rPr>
        <w:lastRenderedPageBreak/>
        <w:t>T2、4</w:t>
      </w:r>
    </w:p>
    <w:p w14:paraId="3028E877" w14:textId="6699BE16" w:rsidR="00E8230C" w:rsidRDefault="00E8230C" w:rsidP="00097E5F">
      <w:pPr>
        <w:rPr>
          <w:ins w:id="90" w:author="刘 欣宇" w:date="2020-06-02T16:35:00Z"/>
        </w:rPr>
      </w:pPr>
      <w:r w:rsidRPr="00E8230C">
        <w:rPr>
          <w:noProof/>
        </w:rPr>
        <w:drawing>
          <wp:inline distT="0" distB="0" distL="0" distR="0" wp14:anchorId="3EBF09C9" wp14:editId="77E1C993">
            <wp:extent cx="2791621" cy="1789044"/>
            <wp:effectExtent l="0" t="0" r="889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8115" cy="17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2C95" w14:textId="7FE8F3E8" w:rsidR="00D22ABA" w:rsidRDefault="00D22ABA" w:rsidP="00097E5F">
      <w:pPr>
        <w:rPr>
          <w:ins w:id="91" w:author="刘 欣宇" w:date="2020-06-02T16:35:00Z"/>
        </w:rPr>
      </w:pPr>
      <w:ins w:id="92" w:author="刘 欣宇" w:date="2020-06-02T16:35:00Z">
        <w:r>
          <w:t>J</w:t>
        </w:r>
        <w:r>
          <w:rPr>
            <w:rFonts w:hint="eastAsia"/>
          </w:rPr>
          <w:t>oist</w:t>
        </w:r>
        <w:r>
          <w:t xml:space="preserve"> </w:t>
        </w:r>
      </w:ins>
    </w:p>
    <w:p w14:paraId="26E211A1" w14:textId="0E4A3D42" w:rsidR="00EA462D" w:rsidRDefault="00D22ABA" w:rsidP="00097E5F">
      <w:ins w:id="93" w:author="刘 欣宇" w:date="2020-06-02T16:35:00Z">
        <w:r>
          <w:rPr>
            <w:rFonts w:hint="eastAsia"/>
          </w:rPr>
          <w:t>h</w:t>
        </w:r>
        <w:r>
          <w:t>eader</w:t>
        </w:r>
      </w:ins>
    </w:p>
    <w:p w14:paraId="4A942F3F" w14:textId="77777777" w:rsidR="00CF5DA5" w:rsidRDefault="00CF5DA5">
      <w:pPr>
        <w:widowControl/>
        <w:jc w:val="left"/>
      </w:pPr>
    </w:p>
    <w:p w14:paraId="1ECD2212" w14:textId="77777777" w:rsidR="00CF5DA5" w:rsidRDefault="00CF5DA5" w:rsidP="00CF5DA5">
      <w:pPr>
        <w:pStyle w:val="2"/>
      </w:pPr>
      <w:r>
        <w:rPr>
          <w:rFonts w:hint="eastAsia"/>
        </w:rPr>
        <w:t>Quiz</w:t>
      </w:r>
      <w:r>
        <w:t xml:space="preserve"> </w:t>
      </w:r>
      <w:r>
        <w:rPr>
          <w:rFonts w:hint="eastAsia"/>
        </w:rPr>
        <w:t>5</w:t>
      </w:r>
    </w:p>
    <w:p w14:paraId="575310DB" w14:textId="3A569778" w:rsidR="00CF5DA5" w:rsidRPr="00CF5DA5" w:rsidRDefault="00CF5DA5" w:rsidP="00CF5DA5">
      <w:pPr>
        <w:pStyle w:val="a3"/>
        <w:numPr>
          <w:ilvl w:val="0"/>
          <w:numId w:val="11"/>
        </w:numPr>
        <w:ind w:firstLineChars="0"/>
      </w:pPr>
      <w:r w:rsidRPr="00CF5DA5">
        <w:rPr>
          <w:rFonts w:ascii="Helvetica" w:hAnsi="Helvetica" w:cs="Helvetica"/>
          <w:color w:val="2D3B45"/>
          <w:shd w:val="clear" w:color="auto" w:fill="FFFFFF"/>
        </w:rPr>
        <w:t>Which is </w:t>
      </w:r>
      <w:r w:rsidRPr="00CF5DA5">
        <w:rPr>
          <w:rFonts w:ascii="Helvetica" w:hAnsi="Helvetica" w:cs="Helvetica"/>
          <w:color w:val="2D3B45"/>
          <w:u w:val="single"/>
          <w:shd w:val="clear" w:color="auto" w:fill="FFFFFF"/>
        </w:rPr>
        <w:t>not</w:t>
      </w:r>
      <w:r w:rsidRPr="00CF5DA5">
        <w:rPr>
          <w:rFonts w:ascii="Helvetica" w:hAnsi="Helvetica" w:cs="Helvetica"/>
          <w:color w:val="2D3B45"/>
          <w:shd w:val="clear" w:color="auto" w:fill="FFFFFF"/>
        </w:rPr>
        <w:t> one of the common factors that continues to be cited during investigations associated with means of egress systems?</w:t>
      </w:r>
    </w:p>
    <w:p w14:paraId="26FDB874" w14:textId="54769CFB" w:rsidR="00CF5DA5" w:rsidRPr="00CF5DA5" w:rsidRDefault="00CF5DA5" w:rsidP="00CF5DA5">
      <w:pPr>
        <w:pStyle w:val="a3"/>
        <w:numPr>
          <w:ilvl w:val="1"/>
          <w:numId w:val="1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Inaccessible exits</w:t>
      </w:r>
    </w:p>
    <w:p w14:paraId="65713A66" w14:textId="5EA574EB" w:rsidR="00CF5DA5" w:rsidRPr="00CF5DA5" w:rsidRDefault="00CF5DA5" w:rsidP="00CF5DA5">
      <w:pPr>
        <w:pStyle w:val="a3"/>
        <w:numPr>
          <w:ilvl w:val="1"/>
          <w:numId w:val="1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N</w:t>
      </w:r>
      <w:r>
        <w:rPr>
          <w:rFonts w:ascii="Helvetica" w:hAnsi="Helvetica" w:cs="Helvetica"/>
          <w:color w:val="2D3B45"/>
          <w:shd w:val="clear" w:color="auto" w:fill="FFFFFF"/>
        </w:rPr>
        <w:t>one of the answer is correct</w:t>
      </w:r>
    </w:p>
    <w:p w14:paraId="0C83367D" w14:textId="67DCC302" w:rsidR="00CF5DA5" w:rsidRPr="00CF5DA5" w:rsidRDefault="00CF5DA5" w:rsidP="00CF5DA5">
      <w:pPr>
        <w:pStyle w:val="a3"/>
        <w:numPr>
          <w:ilvl w:val="1"/>
          <w:numId w:val="1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O</w:t>
      </w:r>
      <w:r>
        <w:rPr>
          <w:rFonts w:ascii="Helvetica" w:hAnsi="Helvetica" w:cs="Helvetica"/>
          <w:color w:val="2D3B45"/>
          <w:shd w:val="clear" w:color="auto" w:fill="FFFFFF"/>
        </w:rPr>
        <w:t>vercrowded occupancies</w:t>
      </w:r>
    </w:p>
    <w:p w14:paraId="1B321DDD" w14:textId="58420678" w:rsidR="00CF5DA5" w:rsidRPr="0032690E" w:rsidRDefault="00CF5DA5" w:rsidP="00CF5DA5">
      <w:pPr>
        <w:pStyle w:val="a3"/>
        <w:numPr>
          <w:ilvl w:val="1"/>
          <w:numId w:val="11"/>
        </w:numPr>
        <w:ind w:firstLineChars="0"/>
        <w:rPr>
          <w:color w:val="FF0000"/>
          <w:rPrChange w:id="94" w:author="刘 欣宇" w:date="2020-06-15T16:20:00Z">
            <w:rPr/>
          </w:rPrChange>
        </w:rPr>
      </w:pPr>
      <w:r w:rsidRPr="0032690E">
        <w:rPr>
          <w:rFonts w:ascii="Helvetica" w:hAnsi="Helvetica" w:cs="Helvetica"/>
          <w:color w:val="FF0000"/>
          <w:shd w:val="clear" w:color="auto" w:fill="FFFFFF"/>
          <w:rPrChange w:id="95" w:author="刘 欣宇" w:date="2020-06-15T16:20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In properly designed or marked exits</w:t>
      </w:r>
    </w:p>
    <w:p w14:paraId="77FF2034" w14:textId="75C48344" w:rsidR="00CF5DA5" w:rsidRPr="00CF5DA5" w:rsidRDefault="00CF5DA5" w:rsidP="00CF5DA5">
      <w:pPr>
        <w:pStyle w:val="a3"/>
        <w:numPr>
          <w:ilvl w:val="0"/>
          <w:numId w:val="1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N</w:t>
      </w:r>
      <w:r>
        <w:rPr>
          <w:rFonts w:ascii="Helvetica" w:hAnsi="Helvetica" w:cs="Helvetica"/>
          <w:color w:val="2D3B45"/>
          <w:shd w:val="clear" w:color="auto" w:fill="FFFFFF"/>
        </w:rPr>
        <w:t>ame three basic elements of an egress system</w:t>
      </w:r>
    </w:p>
    <w:p w14:paraId="0EECB9D2" w14:textId="73AC4E6E" w:rsidR="00CF5DA5" w:rsidRPr="0032690E" w:rsidRDefault="00CF5DA5" w:rsidP="00CF5DA5">
      <w:pPr>
        <w:pStyle w:val="a3"/>
        <w:numPr>
          <w:ilvl w:val="1"/>
          <w:numId w:val="11"/>
        </w:numPr>
        <w:ind w:firstLineChars="0"/>
        <w:rPr>
          <w:color w:val="FF0000"/>
          <w:rPrChange w:id="96" w:author="刘 欣宇" w:date="2020-06-15T16:20:00Z">
            <w:rPr/>
          </w:rPrChange>
        </w:rPr>
      </w:pPr>
      <w:r w:rsidRPr="0032690E">
        <w:rPr>
          <w:rFonts w:ascii="Helvetica" w:hAnsi="Helvetica" w:cs="Helvetica"/>
          <w:color w:val="FF0000"/>
          <w:shd w:val="clear" w:color="auto" w:fill="FFFFFF"/>
          <w:rPrChange w:id="97" w:author="刘 欣宇" w:date="2020-06-15T16:20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Exit discharge</w:t>
      </w:r>
    </w:p>
    <w:p w14:paraId="3B63832E" w14:textId="604BCE48" w:rsidR="00CF5DA5" w:rsidRPr="0032690E" w:rsidRDefault="00CF5DA5" w:rsidP="00CF5DA5">
      <w:pPr>
        <w:pStyle w:val="a3"/>
        <w:numPr>
          <w:ilvl w:val="1"/>
          <w:numId w:val="11"/>
        </w:numPr>
        <w:ind w:firstLineChars="0"/>
        <w:rPr>
          <w:color w:val="FF0000"/>
          <w:rPrChange w:id="98" w:author="刘 欣宇" w:date="2020-06-15T16:20:00Z">
            <w:rPr/>
          </w:rPrChange>
        </w:rPr>
      </w:pPr>
      <w:r w:rsidRPr="0032690E">
        <w:rPr>
          <w:color w:val="FF0000"/>
          <w:rPrChange w:id="99" w:author="刘 欣宇" w:date="2020-06-15T16:20:00Z">
            <w:rPr/>
          </w:rPrChange>
        </w:rPr>
        <w:t>Exit access</w:t>
      </w:r>
    </w:p>
    <w:p w14:paraId="57358875" w14:textId="590078AA" w:rsidR="00CF5DA5" w:rsidRDefault="00CF5DA5" w:rsidP="00CF5DA5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C</w:t>
      </w:r>
      <w:r>
        <w:t>orridor</w:t>
      </w:r>
    </w:p>
    <w:p w14:paraId="0221EF6C" w14:textId="3992288F" w:rsidR="00CF5DA5" w:rsidRDefault="00CF5DA5" w:rsidP="00CF5DA5">
      <w:pPr>
        <w:pStyle w:val="a3"/>
        <w:numPr>
          <w:ilvl w:val="1"/>
          <w:numId w:val="11"/>
        </w:numPr>
        <w:ind w:firstLineChars="0"/>
      </w:pPr>
      <w:r>
        <w:t>Door</w:t>
      </w:r>
    </w:p>
    <w:p w14:paraId="372AB869" w14:textId="17878A19" w:rsidR="00CF5DA5" w:rsidRPr="0032690E" w:rsidRDefault="00CF5DA5" w:rsidP="00CF5DA5">
      <w:pPr>
        <w:pStyle w:val="a3"/>
        <w:numPr>
          <w:ilvl w:val="1"/>
          <w:numId w:val="11"/>
        </w:numPr>
        <w:ind w:firstLineChars="0"/>
        <w:rPr>
          <w:color w:val="FF0000"/>
          <w:rPrChange w:id="100" w:author="刘 欣宇" w:date="2020-06-15T16:20:00Z">
            <w:rPr/>
          </w:rPrChange>
        </w:rPr>
      </w:pPr>
      <w:r w:rsidRPr="0032690E">
        <w:rPr>
          <w:color w:val="FF0000"/>
          <w:rPrChange w:id="101" w:author="刘 欣宇" w:date="2020-06-15T16:20:00Z">
            <w:rPr/>
          </w:rPrChange>
        </w:rPr>
        <w:t>Exit</w:t>
      </w:r>
    </w:p>
    <w:p w14:paraId="45C992FC" w14:textId="4C886A7E" w:rsidR="00CF5DA5" w:rsidRDefault="00CF5DA5" w:rsidP="00CF5DA5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H</w:t>
      </w:r>
      <w:r>
        <w:t>allway</w:t>
      </w:r>
    </w:p>
    <w:p w14:paraId="286A50B9" w14:textId="25103FCD" w:rsidR="00CF5DA5" w:rsidRPr="00CF5DA5" w:rsidRDefault="00CF5DA5" w:rsidP="00CF5DA5">
      <w:pPr>
        <w:pStyle w:val="a3"/>
        <w:numPr>
          <w:ilvl w:val="0"/>
          <w:numId w:val="1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Match the term with its definition.</w:t>
      </w:r>
    </w:p>
    <w:p w14:paraId="7B6C51F1" w14:textId="304A0604" w:rsidR="00CF5DA5" w:rsidRPr="00CF5DA5" w:rsidRDefault="00CF5DA5" w:rsidP="00CF5DA5">
      <w:pPr>
        <w:pStyle w:val="a3"/>
        <w:numPr>
          <w:ilvl w:val="1"/>
          <w:numId w:val="1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Exit</w:t>
      </w:r>
    </w:p>
    <w:p w14:paraId="2A4AE2E5" w14:textId="5471F422" w:rsidR="00CF5DA5" w:rsidRPr="00CF5DA5" w:rsidRDefault="00CF5DA5" w:rsidP="00CF5DA5">
      <w:pPr>
        <w:pStyle w:val="a3"/>
        <w:numPr>
          <w:ilvl w:val="1"/>
          <w:numId w:val="1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Exit discharge</w:t>
      </w:r>
    </w:p>
    <w:p w14:paraId="511FC710" w14:textId="63E1A852" w:rsidR="00CF5DA5" w:rsidRDefault="00CF5DA5" w:rsidP="00CF5DA5">
      <w:pPr>
        <w:pStyle w:val="a3"/>
        <w:numPr>
          <w:ilvl w:val="1"/>
          <w:numId w:val="11"/>
        </w:numPr>
        <w:ind w:firstLineChars="0"/>
      </w:pPr>
      <w:r>
        <w:t>Exit access</w:t>
      </w:r>
    </w:p>
    <w:p w14:paraId="63033FDB" w14:textId="3183C99C" w:rsidR="00CF5DA5" w:rsidRDefault="00CF5DA5" w:rsidP="00CF5DA5">
      <w:pPr>
        <w:pStyle w:val="a3"/>
        <w:numPr>
          <w:ilvl w:val="1"/>
          <w:numId w:val="11"/>
        </w:numPr>
        <w:ind w:firstLineChars="0"/>
      </w:pPr>
      <w:r>
        <w:t>Means of egress</w:t>
      </w:r>
    </w:p>
    <w:p w14:paraId="27DA3758" w14:textId="4CD627DB" w:rsidR="00CF5DA5" w:rsidRDefault="00CF5DA5" w:rsidP="00CF5DA5">
      <w:pPr>
        <w:pStyle w:val="a3"/>
        <w:numPr>
          <w:ilvl w:val="1"/>
          <w:numId w:val="11"/>
        </w:numPr>
        <w:ind w:firstLineChars="0"/>
      </w:pPr>
      <w:r>
        <w:t>Common path of travel</w:t>
      </w:r>
    </w:p>
    <w:p w14:paraId="4EC3DB44" w14:textId="40B37D71" w:rsidR="00CF5DA5" w:rsidRPr="00CF5DA5" w:rsidRDefault="00CF5DA5" w:rsidP="00CF5DA5">
      <w:pPr>
        <w:pStyle w:val="a3"/>
        <w:numPr>
          <w:ilvl w:val="0"/>
          <w:numId w:val="1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 public way must have a clear width of _____feet and a clear height of _____feet</w:t>
      </w:r>
    </w:p>
    <w:p w14:paraId="40E02A9F" w14:textId="08DE73C3" w:rsidR="00CF5DA5" w:rsidRPr="00CF5DA5" w:rsidRDefault="00CF5DA5" w:rsidP="00CF5DA5">
      <w:pPr>
        <w:pStyle w:val="a3"/>
        <w:numPr>
          <w:ilvl w:val="0"/>
          <w:numId w:val="1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The total number of people for which the means of egress of a building or portion thereof is designed is call the:</w:t>
      </w:r>
    </w:p>
    <w:p w14:paraId="590BA587" w14:textId="3C6035A8" w:rsidR="00CF5DA5" w:rsidRPr="00D14CB4" w:rsidRDefault="00D14CB4" w:rsidP="00CF5DA5">
      <w:pPr>
        <w:pStyle w:val="a3"/>
        <w:numPr>
          <w:ilvl w:val="1"/>
          <w:numId w:val="1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O</w:t>
      </w:r>
      <w:r>
        <w:rPr>
          <w:rFonts w:ascii="Helvetica" w:hAnsi="Helvetica" w:cs="Helvetica"/>
          <w:color w:val="2D3B45"/>
          <w:shd w:val="clear" w:color="auto" w:fill="FFFFFF"/>
        </w:rPr>
        <w:t>ccupancy max</w:t>
      </w:r>
    </w:p>
    <w:p w14:paraId="51F751AF" w14:textId="29633AD1" w:rsidR="00D14CB4" w:rsidRPr="00D14CB4" w:rsidRDefault="00D14CB4" w:rsidP="00CF5DA5">
      <w:pPr>
        <w:pStyle w:val="a3"/>
        <w:numPr>
          <w:ilvl w:val="1"/>
          <w:numId w:val="1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Exit load</w:t>
      </w:r>
    </w:p>
    <w:p w14:paraId="5ED41C58" w14:textId="64215811" w:rsidR="00D14CB4" w:rsidRPr="00D14CB4" w:rsidRDefault="00D14CB4" w:rsidP="00CF5DA5">
      <w:pPr>
        <w:pStyle w:val="a3"/>
        <w:numPr>
          <w:ilvl w:val="1"/>
          <w:numId w:val="1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Occupancy classification</w:t>
      </w:r>
    </w:p>
    <w:p w14:paraId="6E3C7338" w14:textId="71D911E9" w:rsidR="00D14CB4" w:rsidRPr="00D14CB4" w:rsidRDefault="00D14CB4" w:rsidP="00CF5DA5">
      <w:pPr>
        <w:pStyle w:val="a3"/>
        <w:numPr>
          <w:ilvl w:val="1"/>
          <w:numId w:val="1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Building load</w:t>
      </w:r>
    </w:p>
    <w:p w14:paraId="2F91185F" w14:textId="7DA4B559" w:rsidR="00D14CB4" w:rsidRPr="0032690E" w:rsidRDefault="00D14CB4" w:rsidP="00CF5DA5">
      <w:pPr>
        <w:pStyle w:val="a3"/>
        <w:numPr>
          <w:ilvl w:val="1"/>
          <w:numId w:val="11"/>
        </w:numPr>
        <w:ind w:firstLineChars="0"/>
        <w:rPr>
          <w:color w:val="FF0000"/>
          <w:rPrChange w:id="102" w:author="刘 欣宇" w:date="2020-06-15T16:20:00Z">
            <w:rPr/>
          </w:rPrChange>
        </w:rPr>
      </w:pPr>
      <w:r w:rsidRPr="0032690E">
        <w:rPr>
          <w:rFonts w:ascii="Helvetica" w:hAnsi="Helvetica" w:cs="Helvetica"/>
          <w:color w:val="FF0000"/>
          <w:shd w:val="clear" w:color="auto" w:fill="FFFFFF"/>
          <w:rPrChange w:id="103" w:author="刘 欣宇" w:date="2020-06-15T16:20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Occupant load</w:t>
      </w:r>
    </w:p>
    <w:p w14:paraId="32CE1F54" w14:textId="532A928C" w:rsidR="00D14CB4" w:rsidRPr="00D14CB4" w:rsidRDefault="00D14CB4" w:rsidP="00D14CB4">
      <w:pPr>
        <w:pStyle w:val="a3"/>
        <w:numPr>
          <w:ilvl w:val="0"/>
          <w:numId w:val="11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>Model codes permit escalators, elevators, or moving walkways to be considered as part of a means of egress in new occupancies regardless of design.</w:t>
      </w:r>
    </w:p>
    <w:p w14:paraId="2344E5E5" w14:textId="11455D8F" w:rsidR="00D14CB4" w:rsidRPr="00D14CB4" w:rsidRDefault="00D14CB4" w:rsidP="00D14CB4">
      <w:pPr>
        <w:pStyle w:val="a3"/>
        <w:numPr>
          <w:ilvl w:val="1"/>
          <w:numId w:val="11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T</w:t>
      </w:r>
      <w:r>
        <w:rPr>
          <w:rFonts w:ascii="Helvetica" w:hAnsi="Helvetica" w:cs="Helvetica"/>
          <w:color w:val="2D3B45"/>
          <w:shd w:val="clear" w:color="auto" w:fill="FFFFFF"/>
        </w:rPr>
        <w:t xml:space="preserve">ure </w:t>
      </w:r>
    </w:p>
    <w:p w14:paraId="2D230001" w14:textId="016D79FF" w:rsidR="00D14CB4" w:rsidRPr="0032690E" w:rsidRDefault="00D14CB4" w:rsidP="00D14CB4">
      <w:pPr>
        <w:pStyle w:val="a3"/>
        <w:numPr>
          <w:ilvl w:val="1"/>
          <w:numId w:val="11"/>
        </w:numPr>
        <w:ind w:firstLineChars="0"/>
        <w:rPr>
          <w:color w:val="FF0000"/>
          <w:rPrChange w:id="104" w:author="刘 欣宇" w:date="2020-06-15T16:24:00Z">
            <w:rPr/>
          </w:rPrChange>
        </w:rPr>
      </w:pPr>
      <w:r w:rsidRPr="0032690E">
        <w:rPr>
          <w:rFonts w:ascii="Helvetica" w:hAnsi="Helvetica" w:cs="Helvetica"/>
          <w:color w:val="FF0000"/>
          <w:shd w:val="clear" w:color="auto" w:fill="FFFFFF"/>
          <w:rPrChange w:id="105" w:author="刘 欣宇" w:date="2020-06-15T16:24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False</w:t>
      </w:r>
    </w:p>
    <w:p w14:paraId="5FEDD479" w14:textId="41FCFF93" w:rsidR="00D14CB4" w:rsidRDefault="00D14CB4" w:rsidP="00D14CB4">
      <w:pPr>
        <w:pStyle w:val="a3"/>
        <w:ind w:left="420" w:firstLineChars="0" w:firstLine="0"/>
        <w:rPr>
          <w:rFonts w:ascii="Helvetica" w:hAnsi="Helvetica" w:cs="Helvetica"/>
          <w:color w:val="2D3B45"/>
          <w:shd w:val="clear" w:color="auto" w:fill="FFFFFF"/>
        </w:rPr>
      </w:pPr>
    </w:p>
    <w:p w14:paraId="21E572A3" w14:textId="7A6B8E95" w:rsidR="00D14CB4" w:rsidRDefault="00D14CB4" w:rsidP="00D14CB4">
      <w:pPr>
        <w:pStyle w:val="a3"/>
        <w:ind w:left="420" w:firstLineChars="0" w:firstLine="0"/>
        <w:rPr>
          <w:rFonts w:ascii="Helvetica" w:hAnsi="Helvetica" w:cs="Helvetica"/>
          <w:color w:val="2D3B45"/>
          <w:shd w:val="clear" w:color="auto" w:fill="FFFFFF"/>
        </w:rPr>
      </w:pPr>
    </w:p>
    <w:p w14:paraId="0B49F340" w14:textId="7E187BBE" w:rsidR="00D14CB4" w:rsidRDefault="00D14CB4" w:rsidP="00D14CB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Q</w:t>
      </w:r>
      <w:r>
        <w:rPr>
          <w:shd w:val="clear" w:color="auto" w:fill="FFFFFF"/>
        </w:rPr>
        <w:t>uiz 6</w:t>
      </w:r>
    </w:p>
    <w:p w14:paraId="0C502BE7" w14:textId="368250F8" w:rsidR="00D14CB4" w:rsidRPr="00D14CB4" w:rsidRDefault="00D14CB4" w:rsidP="00D14CB4">
      <w:pPr>
        <w:pStyle w:val="a3"/>
        <w:numPr>
          <w:ilvl w:val="0"/>
          <w:numId w:val="12"/>
        </w:numPr>
        <w:ind w:firstLineChars="0"/>
      </w:pPr>
      <w:r w:rsidRPr="00D14CB4">
        <w:rPr>
          <w:rFonts w:ascii="Helvetica" w:hAnsi="Helvetica" w:cs="Helvetica"/>
          <w:color w:val="2D3B45"/>
          <w:shd w:val="clear" w:color="auto" w:fill="FFFFFF"/>
        </w:rPr>
        <w:t>Connecting an object that conducts electricity to the soil with something that is a conductor is known as:</w:t>
      </w:r>
    </w:p>
    <w:p w14:paraId="4068FB22" w14:textId="5CCDD3EA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Arcing</w:t>
      </w:r>
    </w:p>
    <w:p w14:paraId="7E8CAE2B" w14:textId="0BAEC9C7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Melding</w:t>
      </w:r>
    </w:p>
    <w:p w14:paraId="327B31F8" w14:textId="0B046C5A" w:rsidR="00D14CB4" w:rsidRPr="0032690E" w:rsidRDefault="00D14CB4" w:rsidP="00D14CB4">
      <w:pPr>
        <w:pStyle w:val="a3"/>
        <w:numPr>
          <w:ilvl w:val="1"/>
          <w:numId w:val="12"/>
        </w:numPr>
        <w:ind w:firstLineChars="0"/>
        <w:rPr>
          <w:color w:val="FF0000"/>
          <w:rPrChange w:id="106" w:author="刘 欣宇" w:date="2020-06-15T16:20:00Z">
            <w:rPr/>
          </w:rPrChange>
        </w:rPr>
      </w:pPr>
      <w:r w:rsidRPr="0032690E">
        <w:rPr>
          <w:rFonts w:ascii="Helvetica" w:hAnsi="Helvetica" w:cs="Helvetica"/>
          <w:color w:val="FF0000"/>
          <w:shd w:val="clear" w:color="auto" w:fill="FFFFFF"/>
          <w:rPrChange w:id="107" w:author="刘 欣宇" w:date="2020-06-15T16:20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 xml:space="preserve">Grounding </w:t>
      </w:r>
    </w:p>
    <w:p w14:paraId="43BD7DEE" w14:textId="6B7C89A2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Bonding</w:t>
      </w:r>
    </w:p>
    <w:p w14:paraId="1B003214" w14:textId="17E5585B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Hot work</w:t>
      </w:r>
    </w:p>
    <w:p w14:paraId="547B50C8" w14:textId="38D6C66D" w:rsidR="00D14CB4" w:rsidRPr="00D14CB4" w:rsidRDefault="00D14CB4" w:rsidP="00D14CB4">
      <w:pPr>
        <w:pStyle w:val="a3"/>
        <w:numPr>
          <w:ilvl w:val="0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Connecting two objects that conduct electricity with something that is also a conductor is known as:</w:t>
      </w:r>
    </w:p>
    <w:p w14:paraId="228718F1" w14:textId="6694CE17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Arcing</w:t>
      </w:r>
    </w:p>
    <w:p w14:paraId="34A0DB04" w14:textId="536CA101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Melding</w:t>
      </w:r>
    </w:p>
    <w:p w14:paraId="1605C289" w14:textId="701D1672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Grounding</w:t>
      </w:r>
    </w:p>
    <w:p w14:paraId="26F30CF3" w14:textId="42FB1483" w:rsidR="00D14CB4" w:rsidRPr="0032690E" w:rsidRDefault="00D14CB4" w:rsidP="00D14CB4">
      <w:pPr>
        <w:pStyle w:val="a3"/>
        <w:numPr>
          <w:ilvl w:val="1"/>
          <w:numId w:val="12"/>
        </w:numPr>
        <w:ind w:firstLineChars="0"/>
        <w:rPr>
          <w:color w:val="FF0000"/>
          <w:rPrChange w:id="108" w:author="刘 欣宇" w:date="2020-06-15T16:20:00Z">
            <w:rPr/>
          </w:rPrChange>
        </w:rPr>
      </w:pPr>
      <w:r w:rsidRPr="0032690E">
        <w:rPr>
          <w:rFonts w:ascii="Helvetica" w:hAnsi="Helvetica" w:cs="Helvetica"/>
          <w:color w:val="FF0000"/>
          <w:shd w:val="clear" w:color="auto" w:fill="FFFFFF"/>
          <w:rPrChange w:id="109" w:author="刘 欣宇" w:date="2020-06-15T16:20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Bonding</w:t>
      </w:r>
    </w:p>
    <w:p w14:paraId="354EC679" w14:textId="16388DF7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Hot work</w:t>
      </w:r>
    </w:p>
    <w:p w14:paraId="12AB0484" w14:textId="05A44649" w:rsidR="00D14CB4" w:rsidRPr="00D14CB4" w:rsidRDefault="00D14CB4" w:rsidP="00D14CB4">
      <w:pPr>
        <w:pStyle w:val="a3"/>
        <w:numPr>
          <w:ilvl w:val="0"/>
          <w:numId w:val="12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A</w:t>
      </w:r>
      <w:r>
        <w:rPr>
          <w:rFonts w:ascii="Helvetica" w:hAnsi="Helvetica" w:cs="Helvetica"/>
          <w:color w:val="2D3B45"/>
          <w:shd w:val="clear" w:color="auto" w:fill="FFFFFF"/>
        </w:rPr>
        <w:t>ccording to your textbook, which of the following are not physical hazards</w:t>
      </w:r>
    </w:p>
    <w:p w14:paraId="0A2911C6" w14:textId="683DB9B9" w:rsidR="00D14CB4" w:rsidRPr="0032690E" w:rsidRDefault="00D14CB4" w:rsidP="00D14CB4">
      <w:pPr>
        <w:pStyle w:val="a3"/>
        <w:numPr>
          <w:ilvl w:val="1"/>
          <w:numId w:val="12"/>
        </w:numPr>
        <w:ind w:firstLineChars="0"/>
        <w:rPr>
          <w:color w:val="FF0000"/>
          <w:rPrChange w:id="110" w:author="刘 欣宇" w:date="2020-06-15T16:20:00Z">
            <w:rPr/>
          </w:rPrChange>
        </w:rPr>
      </w:pPr>
      <w:r w:rsidRPr="0032690E">
        <w:rPr>
          <w:rFonts w:ascii="Helvetica" w:hAnsi="Helvetica" w:cs="Helvetica"/>
          <w:color w:val="FF0000"/>
          <w:shd w:val="clear" w:color="auto" w:fill="FFFFFF"/>
          <w:rPrChange w:id="111" w:author="刘 欣宇" w:date="2020-06-15T16:20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Toxicity</w:t>
      </w:r>
    </w:p>
    <w:p w14:paraId="065EAE69" w14:textId="3B6B8B1F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Flammability</w:t>
      </w:r>
    </w:p>
    <w:p w14:paraId="7C6E78CC" w14:textId="2ED10BC0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Reactivity</w:t>
      </w:r>
    </w:p>
    <w:p w14:paraId="2B809426" w14:textId="0DBB6B95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Oxidizer</w:t>
      </w:r>
    </w:p>
    <w:p w14:paraId="35D0B61A" w14:textId="2C9C7977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Pyrophoric</w:t>
      </w:r>
    </w:p>
    <w:p w14:paraId="09EC8C3F" w14:textId="04CED2E2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Corrosives</w:t>
      </w:r>
    </w:p>
    <w:p w14:paraId="2C6D9BD3" w14:textId="239BF363" w:rsidR="00D14CB4" w:rsidRPr="00D14CB4" w:rsidRDefault="00D14CB4" w:rsidP="00D14CB4">
      <w:pPr>
        <w:pStyle w:val="a3"/>
        <w:numPr>
          <w:ilvl w:val="0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What are pyrophoric materials</w:t>
      </w:r>
    </w:p>
    <w:p w14:paraId="03D26D92" w14:textId="77777777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eastAsia="宋体" w:hAnsi="Helvetica" w:cs="Helvetica"/>
          <w:color w:val="2D3B45"/>
          <w:kern w:val="0"/>
          <w:szCs w:val="21"/>
          <w:shd w:val="clear" w:color="auto" w:fill="FFFFFF"/>
        </w:rPr>
        <w:t xml:space="preserve"> Materials with the potential to self-heat when they come in contact with air</w:t>
      </w:r>
    </w:p>
    <w:p w14:paraId="07FC6D80" w14:textId="77777777" w:rsidR="00D14CB4" w:rsidRPr="0032690E" w:rsidRDefault="00D14CB4" w:rsidP="00D14CB4">
      <w:pPr>
        <w:pStyle w:val="a3"/>
        <w:numPr>
          <w:ilvl w:val="1"/>
          <w:numId w:val="12"/>
        </w:numPr>
        <w:ind w:firstLineChars="0"/>
        <w:rPr>
          <w:color w:val="FF0000"/>
          <w:rPrChange w:id="112" w:author="刘 欣宇" w:date="2020-06-15T16:20:00Z">
            <w:rPr/>
          </w:rPrChange>
        </w:rPr>
      </w:pPr>
      <w:r w:rsidRPr="0032690E">
        <w:rPr>
          <w:rFonts w:ascii="Helvetica" w:eastAsia="宋体" w:hAnsi="Helvetica" w:cs="Helvetica"/>
          <w:color w:val="FF0000"/>
          <w:kern w:val="0"/>
          <w:szCs w:val="21"/>
          <w:shd w:val="clear" w:color="auto" w:fill="FFFFFF"/>
          <w:rPrChange w:id="113" w:author="刘 欣宇" w:date="2020-06-15T16:20:00Z">
            <w:rPr>
              <w:rFonts w:ascii="Helvetica" w:eastAsia="宋体" w:hAnsi="Helvetica" w:cs="Helvetica"/>
              <w:color w:val="2D3B45"/>
              <w:kern w:val="0"/>
              <w:szCs w:val="21"/>
              <w:shd w:val="clear" w:color="auto" w:fill="FFFFFF"/>
            </w:rPr>
          </w:rPrChange>
        </w:rPr>
        <w:t>Liquids, solids, or gaseous materials that in small quantities and without external ignition sources can ignite within 5 minutes of coming into contact with air</w:t>
      </w:r>
    </w:p>
    <w:p w14:paraId="7140CFEB" w14:textId="77777777" w:rsidR="00D14CB4" w:rsidRPr="00D14CB4" w:rsidRDefault="00D14CB4" w:rsidP="00D14CB4">
      <w:pPr>
        <w:pStyle w:val="a3"/>
        <w:numPr>
          <w:ilvl w:val="1"/>
          <w:numId w:val="12"/>
        </w:numPr>
        <w:ind w:firstLineChars="0"/>
      </w:pPr>
      <w:r>
        <w:rPr>
          <w:rFonts w:ascii="Helvetica" w:eastAsia="宋体" w:hAnsi="Helvetica" w:cs="Helvetica"/>
          <w:color w:val="2D3B45"/>
          <w:kern w:val="0"/>
          <w:szCs w:val="21"/>
          <w:shd w:val="clear" w:color="auto" w:fill="FFFFFF"/>
        </w:rPr>
        <w:t>Materials that may not be stored in locations or in a manner where they can become combustible or dangerous</w:t>
      </w:r>
    </w:p>
    <w:p w14:paraId="6E06E8EA" w14:textId="45CFF4E6" w:rsidR="009352F0" w:rsidRPr="009352F0" w:rsidRDefault="00D14CB4" w:rsidP="009352F0">
      <w:pPr>
        <w:pStyle w:val="a3"/>
        <w:numPr>
          <w:ilvl w:val="1"/>
          <w:numId w:val="12"/>
        </w:numPr>
        <w:ind w:firstLineChars="0"/>
      </w:pPr>
      <w:r w:rsidRPr="00D14CB4">
        <w:rPr>
          <w:rFonts w:ascii="Helvetica" w:eastAsia="宋体" w:hAnsi="Helvetica" w:cs="Helvetica"/>
          <w:color w:val="2D3B45"/>
          <w:kern w:val="0"/>
          <w:szCs w:val="21"/>
          <w:shd w:val="clear" w:color="auto" w:fill="FFFFFF"/>
        </w:rPr>
        <w:t> </w:t>
      </w:r>
      <w:r>
        <w:rPr>
          <w:rFonts w:ascii="Helvetica" w:eastAsia="宋体" w:hAnsi="Helvetica" w:cs="Helvetica"/>
          <w:color w:val="2D3B45"/>
          <w:kern w:val="0"/>
          <w:szCs w:val="21"/>
          <w:shd w:val="clear" w:color="auto" w:fill="FFFFFF"/>
        </w:rPr>
        <w:t>Liquids, solids,or gaseous materials that are capable of causing a fire through friction or retained heat</w:t>
      </w:r>
    </w:p>
    <w:p w14:paraId="55F30859" w14:textId="42514011" w:rsidR="009352F0" w:rsidRPr="009352F0" w:rsidRDefault="009352F0" w:rsidP="009352F0">
      <w:pPr>
        <w:pStyle w:val="a3"/>
        <w:numPr>
          <w:ilvl w:val="0"/>
          <w:numId w:val="12"/>
        </w:numPr>
        <w:ind w:firstLineChars="0"/>
      </w:pPr>
      <w:r>
        <w:rPr>
          <w:rFonts w:ascii="Helvetica" w:eastAsia="宋体" w:hAnsi="Helvetica" w:cs="Helvetica"/>
          <w:color w:val="2D3B45"/>
          <w:kern w:val="0"/>
          <w:szCs w:val="21"/>
          <w:shd w:val="clear" w:color="auto" w:fill="FFFFFF"/>
        </w:rPr>
        <w:t>Safety cans are a maximum of</w:t>
      </w:r>
      <w:del w:id="114" w:author="刘 欣宇" w:date="2020-06-15T16:20:00Z">
        <w:r w:rsidDel="0032690E">
          <w:rPr>
            <w:rFonts w:ascii="Helvetica" w:eastAsia="宋体" w:hAnsi="Helvetica" w:cs="Helvetica" w:hint="eastAsia"/>
            <w:color w:val="2D3B45"/>
            <w:kern w:val="0"/>
            <w:szCs w:val="21"/>
            <w:shd w:val="clear" w:color="auto" w:fill="FFFFFF"/>
          </w:rPr>
          <w:delText>___</w:delText>
        </w:r>
      </w:del>
      <w:ins w:id="115" w:author="刘 欣宇" w:date="2020-06-15T16:20:00Z">
        <w:r w:rsidR="0032690E">
          <w:rPr>
            <w:rFonts w:ascii="Helvetica" w:eastAsia="宋体" w:hAnsi="Helvetica" w:cs="Helvetica" w:hint="eastAsia"/>
            <w:color w:val="2D3B45"/>
            <w:kern w:val="0"/>
            <w:szCs w:val="21"/>
            <w:shd w:val="clear" w:color="auto" w:fill="FFFFFF"/>
          </w:rPr>
          <w:t>5</w:t>
        </w:r>
      </w:ins>
      <w:r>
        <w:rPr>
          <w:rFonts w:ascii="Helvetica" w:eastAsia="宋体" w:hAnsi="Helvetica" w:cs="Helvetica"/>
          <w:color w:val="2D3B45"/>
          <w:kern w:val="0"/>
          <w:szCs w:val="21"/>
          <w:shd w:val="clear" w:color="auto" w:fill="FFFFFF"/>
        </w:rPr>
        <w:t>gallons in size</w:t>
      </w:r>
    </w:p>
    <w:p w14:paraId="680F88B6" w14:textId="4187D6FE" w:rsidR="009352F0" w:rsidRPr="009352F0" w:rsidRDefault="009352F0" w:rsidP="009352F0">
      <w:pPr>
        <w:pStyle w:val="a3"/>
        <w:numPr>
          <w:ilvl w:val="0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of the following is a device that opens well below any pressure that would threaten the integrity of a tank?</w:t>
      </w:r>
    </w:p>
    <w:p w14:paraId="134F98D5" w14:textId="2395E8BB" w:rsidR="009352F0" w:rsidRPr="009352F0" w:rsidRDefault="009352F0" w:rsidP="009352F0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Ventilation val</w:t>
      </w:r>
      <w:r w:rsidR="00396F48">
        <w:rPr>
          <w:rFonts w:ascii="Helvetica" w:hAnsi="Helvetica" w:cs="Helvetica"/>
          <w:color w:val="2D3B45"/>
          <w:shd w:val="clear" w:color="auto" w:fill="FFFFFF"/>
        </w:rPr>
        <w:t>v</w:t>
      </w:r>
      <w:r>
        <w:rPr>
          <w:rFonts w:ascii="Helvetica" w:hAnsi="Helvetica" w:cs="Helvetica"/>
          <w:color w:val="2D3B45"/>
          <w:shd w:val="clear" w:color="auto" w:fill="FFFFFF"/>
        </w:rPr>
        <w:t>e</w:t>
      </w:r>
    </w:p>
    <w:p w14:paraId="75F3939C" w14:textId="67423AE1" w:rsidR="009352F0" w:rsidRPr="0032690E" w:rsidRDefault="009352F0" w:rsidP="009352F0">
      <w:pPr>
        <w:pStyle w:val="a3"/>
        <w:numPr>
          <w:ilvl w:val="1"/>
          <w:numId w:val="12"/>
        </w:numPr>
        <w:ind w:firstLineChars="0"/>
        <w:rPr>
          <w:color w:val="FF0000"/>
          <w:rPrChange w:id="116" w:author="刘 欣宇" w:date="2020-06-15T16:20:00Z">
            <w:rPr/>
          </w:rPrChange>
        </w:rPr>
      </w:pPr>
      <w:r w:rsidRPr="0032690E">
        <w:rPr>
          <w:rFonts w:ascii="Helvetica" w:hAnsi="Helvetica" w:cs="Helvetica"/>
          <w:color w:val="FF0000"/>
          <w:shd w:val="clear" w:color="auto" w:fill="FFFFFF"/>
          <w:rPrChange w:id="117" w:author="刘 欣宇" w:date="2020-06-15T16:20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Pressure-relief val</w:t>
      </w:r>
      <w:r w:rsidR="00396F48">
        <w:rPr>
          <w:rFonts w:ascii="Helvetica" w:hAnsi="Helvetica" w:cs="Helvetica"/>
          <w:color w:val="FF0000"/>
          <w:shd w:val="clear" w:color="auto" w:fill="FFFFFF"/>
        </w:rPr>
        <w:t>v</w:t>
      </w:r>
      <w:r w:rsidRPr="0032690E">
        <w:rPr>
          <w:rFonts w:ascii="Helvetica" w:hAnsi="Helvetica" w:cs="Helvetica"/>
          <w:color w:val="FF0000"/>
          <w:shd w:val="clear" w:color="auto" w:fill="FFFFFF"/>
          <w:rPrChange w:id="118" w:author="刘 欣宇" w:date="2020-06-15T16:20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e</w:t>
      </w:r>
    </w:p>
    <w:p w14:paraId="759FF0E3" w14:textId="279DC3F7" w:rsidR="009352F0" w:rsidRPr="009352F0" w:rsidRDefault="009352F0" w:rsidP="009352F0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Regulator</w:t>
      </w:r>
    </w:p>
    <w:p w14:paraId="73ACB9F2" w14:textId="75AD6154" w:rsidR="009352F0" w:rsidRPr="009352F0" w:rsidRDefault="009352F0" w:rsidP="009352F0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>Frangible bulb</w:t>
      </w:r>
    </w:p>
    <w:p w14:paraId="177BBE84" w14:textId="68E41EFB" w:rsidR="009352F0" w:rsidRPr="009352F0" w:rsidRDefault="009352F0" w:rsidP="009352F0">
      <w:pPr>
        <w:pStyle w:val="a3"/>
        <w:numPr>
          <w:ilvl w:val="1"/>
          <w:numId w:val="12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Safety vent</w:t>
      </w:r>
    </w:p>
    <w:p w14:paraId="12856F3C" w14:textId="707BD44F" w:rsidR="009352F0" w:rsidRDefault="00095ED3" w:rsidP="009352F0">
      <w:pPr>
        <w:pStyle w:val="a3"/>
        <w:numPr>
          <w:ilvl w:val="0"/>
          <w:numId w:val="12"/>
        </w:numPr>
        <w:ind w:firstLineChars="0"/>
      </w:pPr>
      <w:r w:rsidRPr="00095ED3">
        <w:rPr>
          <w:noProof/>
        </w:rPr>
        <w:drawing>
          <wp:inline distT="0" distB="0" distL="0" distR="0" wp14:anchorId="19DB27C7" wp14:editId="77A783E5">
            <wp:extent cx="3209925" cy="33757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436" cy="33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DF19" w14:textId="1112AC4B" w:rsidR="00095ED3" w:rsidRDefault="00095ED3" w:rsidP="009352F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DS stands for:</w:t>
      </w:r>
    </w:p>
    <w:p w14:paraId="1468647C" w14:textId="4AD32D70" w:rsidR="00095ED3" w:rsidRPr="0032690E" w:rsidRDefault="00095ED3" w:rsidP="00095ED3">
      <w:pPr>
        <w:pStyle w:val="a3"/>
        <w:numPr>
          <w:ilvl w:val="1"/>
          <w:numId w:val="12"/>
        </w:numPr>
        <w:ind w:firstLineChars="0"/>
        <w:rPr>
          <w:color w:val="FF0000"/>
          <w:rPrChange w:id="119" w:author="刘 欣宇" w:date="2020-06-15T16:20:00Z">
            <w:rPr/>
          </w:rPrChange>
        </w:rPr>
      </w:pPr>
      <w:r w:rsidRPr="0032690E">
        <w:rPr>
          <w:color w:val="FF0000"/>
          <w:rPrChange w:id="120" w:author="刘 欣宇" w:date="2020-06-15T16:20:00Z">
            <w:rPr/>
          </w:rPrChange>
        </w:rPr>
        <w:t>Safety Data Sheet</w:t>
      </w:r>
    </w:p>
    <w:p w14:paraId="2282ED24" w14:textId="3665E4C2" w:rsidR="00095ED3" w:rsidRDefault="00095ED3" w:rsidP="00095ED3">
      <w:pPr>
        <w:pStyle w:val="a3"/>
        <w:numPr>
          <w:ilvl w:val="1"/>
          <w:numId w:val="12"/>
        </w:numPr>
        <w:ind w:firstLineChars="0"/>
      </w:pPr>
      <w:r>
        <w:t>Sheets for Data Safety</w:t>
      </w:r>
    </w:p>
    <w:p w14:paraId="7E05BAD8" w14:textId="4F3369E3" w:rsidR="00095ED3" w:rsidRDefault="00095ED3" w:rsidP="00095ED3">
      <w:pPr>
        <w:pStyle w:val="a3"/>
        <w:numPr>
          <w:ilvl w:val="1"/>
          <w:numId w:val="12"/>
        </w:numPr>
        <w:ind w:firstLineChars="0"/>
      </w:pPr>
      <w:r>
        <w:t>Safety Defined Standards</w:t>
      </w:r>
    </w:p>
    <w:p w14:paraId="02721AB0" w14:textId="64A07B73" w:rsidR="00095ED3" w:rsidRDefault="00095ED3" w:rsidP="00095ED3">
      <w:pPr>
        <w:pStyle w:val="a3"/>
        <w:numPr>
          <w:ilvl w:val="1"/>
          <w:numId w:val="12"/>
        </w:numPr>
        <w:ind w:firstLineChars="0"/>
      </w:pPr>
      <w:r>
        <w:t>Supplier Data and Safety information</w:t>
      </w:r>
    </w:p>
    <w:p w14:paraId="7BACC729" w14:textId="5A7EEC84" w:rsidR="00095ED3" w:rsidRDefault="00095ED3" w:rsidP="00095ED3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S</w:t>
      </w:r>
      <w:r>
        <w:t>afety Data Sources</w:t>
      </w:r>
    </w:p>
    <w:p w14:paraId="5244698E" w14:textId="561C1A6C" w:rsidR="00095ED3" w:rsidRDefault="00095ED3" w:rsidP="00095ED3">
      <w:pPr>
        <w:pStyle w:val="a3"/>
        <w:numPr>
          <w:ilvl w:val="0"/>
          <w:numId w:val="12"/>
        </w:numPr>
        <w:ind w:firstLineChars="0"/>
      </w:pPr>
      <w:r w:rsidRPr="00095ED3">
        <w:rPr>
          <w:noProof/>
        </w:rPr>
        <w:drawing>
          <wp:inline distT="0" distB="0" distL="0" distR="0" wp14:anchorId="025CAE98" wp14:editId="38A2BC3C">
            <wp:extent cx="4267796" cy="32389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7CCD" w14:textId="3C12AD72" w:rsidR="00095ED3" w:rsidRPr="0032690E" w:rsidRDefault="00095ED3" w:rsidP="00095ED3">
      <w:pPr>
        <w:pStyle w:val="a3"/>
        <w:numPr>
          <w:ilvl w:val="1"/>
          <w:numId w:val="12"/>
        </w:numPr>
        <w:ind w:firstLineChars="0"/>
        <w:rPr>
          <w:color w:val="FF0000"/>
          <w:rPrChange w:id="121" w:author="刘 欣宇" w:date="2020-06-15T16:20:00Z">
            <w:rPr/>
          </w:rPrChange>
        </w:rPr>
      </w:pPr>
      <w:r w:rsidRPr="0032690E">
        <w:rPr>
          <w:color w:val="FF0000"/>
          <w:rPrChange w:id="122" w:author="刘 欣宇" w:date="2020-06-15T16:20:00Z">
            <w:rPr/>
          </w:rPrChange>
        </w:rPr>
        <w:t>Placard</w:t>
      </w:r>
    </w:p>
    <w:p w14:paraId="4CAA34A7" w14:textId="30E30981" w:rsidR="00095ED3" w:rsidRDefault="00095ED3" w:rsidP="00095ED3">
      <w:pPr>
        <w:pStyle w:val="a3"/>
        <w:numPr>
          <w:ilvl w:val="1"/>
          <w:numId w:val="12"/>
        </w:numPr>
        <w:ind w:firstLineChars="0"/>
      </w:pPr>
      <w:r>
        <w:lastRenderedPageBreak/>
        <w:t>Sign</w:t>
      </w:r>
    </w:p>
    <w:p w14:paraId="61684024" w14:textId="06DE3787" w:rsidR="00095ED3" w:rsidRDefault="00095ED3" w:rsidP="00095ED3">
      <w:pPr>
        <w:pStyle w:val="a3"/>
        <w:numPr>
          <w:ilvl w:val="1"/>
          <w:numId w:val="12"/>
        </w:numPr>
        <w:ind w:firstLineChars="0"/>
      </w:pPr>
      <w:r>
        <w:t>ID</w:t>
      </w:r>
    </w:p>
    <w:p w14:paraId="1604EB52" w14:textId="7F3D7E06" w:rsidR="00095ED3" w:rsidRDefault="00095ED3" w:rsidP="00095ED3">
      <w:pPr>
        <w:pStyle w:val="a3"/>
        <w:numPr>
          <w:ilvl w:val="1"/>
          <w:numId w:val="12"/>
        </w:numPr>
        <w:ind w:firstLineChars="0"/>
      </w:pPr>
      <w:r>
        <w:t>Label</w:t>
      </w:r>
    </w:p>
    <w:p w14:paraId="455F9678" w14:textId="6DE27D68" w:rsidR="00095ED3" w:rsidRDefault="00095ED3" w:rsidP="00095ED3">
      <w:pPr>
        <w:pStyle w:val="a3"/>
        <w:numPr>
          <w:ilvl w:val="1"/>
          <w:numId w:val="12"/>
        </w:numPr>
        <w:ind w:firstLineChars="0"/>
      </w:pPr>
      <w:r>
        <w:t>Warning</w:t>
      </w:r>
    </w:p>
    <w:p w14:paraId="3CA2EA05" w14:textId="77777777" w:rsidR="00095ED3" w:rsidRPr="00D14CB4" w:rsidRDefault="00095ED3" w:rsidP="00095ED3">
      <w:pPr>
        <w:pStyle w:val="a3"/>
        <w:ind w:left="840" w:firstLineChars="0" w:firstLine="0"/>
      </w:pPr>
    </w:p>
    <w:p w14:paraId="511CBA88" w14:textId="40246994" w:rsidR="001C0CA5" w:rsidRDefault="001C0CA5">
      <w:pPr>
        <w:widowControl/>
        <w:jc w:val="left"/>
        <w:rPr>
          <w:ins w:id="123" w:author="刘 欣宇" w:date="2020-06-21T18:04:00Z"/>
        </w:rPr>
      </w:pPr>
    </w:p>
    <w:p w14:paraId="150025D3" w14:textId="77777777" w:rsidR="00EA462D" w:rsidRDefault="00EA462D" w:rsidP="00CF5DA5"/>
    <w:p w14:paraId="25A6E274" w14:textId="5518B412" w:rsidR="00D22ABA" w:rsidRDefault="00EA462D" w:rsidP="00EA462D">
      <w:pPr>
        <w:pStyle w:val="2"/>
      </w:pPr>
      <w:r>
        <w:rPr>
          <w:rFonts w:hint="eastAsia"/>
        </w:rPr>
        <w:t>Activity</w:t>
      </w:r>
      <w:r>
        <w:t xml:space="preserve"> </w:t>
      </w:r>
      <w:r>
        <w:rPr>
          <w:rFonts w:hint="eastAsia"/>
        </w:rPr>
        <w:t>4</w:t>
      </w:r>
    </w:p>
    <w:p w14:paraId="2FC0EA9C" w14:textId="4F2AF585" w:rsidR="00EA462D" w:rsidRDefault="00EA462D" w:rsidP="00097E5F">
      <w:r w:rsidRPr="00EA462D">
        <w:t>Using NFPA 30 Flammable and Combustible Liquids Code, match the term with its definition.</w:t>
      </w:r>
    </w:p>
    <w:p w14:paraId="0ECBE3EE" w14:textId="77777777" w:rsidR="00EA462D" w:rsidRPr="00EA462D" w:rsidRDefault="00EA462D" w:rsidP="00EA462D">
      <w:pPr>
        <w:pStyle w:val="a3"/>
        <w:numPr>
          <w:ilvl w:val="0"/>
          <w:numId w:val="7"/>
        </w:numPr>
        <w:ind w:firstLineChars="0"/>
        <w:rPr>
          <w:rFonts w:ascii="Helvetica" w:hAnsi="Helvetica" w:cs="Helvetica"/>
          <w:color w:val="2D3B45"/>
          <w:shd w:val="clear" w:color="auto" w:fill="FFFFFF"/>
        </w:rPr>
      </w:pPr>
      <w:r>
        <w:t>Class 1A Flammable Liquid</w:t>
      </w:r>
    </w:p>
    <w:p w14:paraId="3E19C15D" w14:textId="31C38D5D" w:rsidR="00EA462D" w:rsidRPr="00EA462D" w:rsidRDefault="00EA462D" w:rsidP="00EA462D">
      <w:pPr>
        <w:pStyle w:val="a3"/>
        <w:numPr>
          <w:ilvl w:val="1"/>
          <w:numId w:val="7"/>
        </w:numPr>
        <w:ind w:firstLineChars="0"/>
        <w:rPr>
          <w:rFonts w:ascii="Helvetica" w:hAnsi="Helvetica" w:cs="Helvetica"/>
          <w:color w:val="2D3B45"/>
          <w:shd w:val="clear" w:color="auto" w:fill="FFFFFF"/>
        </w:rPr>
      </w:pPr>
      <w:r w:rsidRPr="00EA462D">
        <w:rPr>
          <w:rFonts w:ascii="Helvetica" w:hAnsi="Helvetica" w:cs="Helvetica"/>
          <w:color w:val="2D3B45"/>
          <w:shd w:val="clear" w:color="auto" w:fill="FFFFFF"/>
        </w:rPr>
        <w:t>Class IA liquids — those liquids that have flash points below 73°F (22.8°C)</w:t>
      </w:r>
      <w:r>
        <w:rPr>
          <w:rFonts w:ascii="Helvetica" w:hAnsi="Helvetica" w:cs="Helvetica"/>
          <w:color w:val="2D3B45"/>
          <w:shd w:val="clear" w:color="auto" w:fill="FFFFFF"/>
        </w:rPr>
        <w:t xml:space="preserve"> </w:t>
      </w:r>
      <w:r w:rsidRPr="00EA462D">
        <w:rPr>
          <w:rFonts w:ascii="Helvetica" w:hAnsi="Helvetica" w:cs="Helvetica"/>
          <w:color w:val="2D3B45"/>
          <w:shd w:val="clear" w:color="auto" w:fill="FFFFFF"/>
        </w:rPr>
        <w:t>and boiling points below 100°F (37.8°C)</w:t>
      </w:r>
    </w:p>
    <w:p w14:paraId="438AFFD9" w14:textId="2C6BDC3D" w:rsidR="00EA462D" w:rsidRPr="00EA462D" w:rsidRDefault="00EA462D" w:rsidP="00EA462D">
      <w:pPr>
        <w:pStyle w:val="a3"/>
        <w:numPr>
          <w:ilvl w:val="0"/>
          <w:numId w:val="7"/>
        </w:numPr>
        <w:ind w:firstLineChars="0"/>
      </w:pPr>
      <w:r>
        <w:t>Class 1B Flammable Liquid</w:t>
      </w:r>
      <w:r w:rsidRPr="00EA462D">
        <w:rPr>
          <w:rFonts w:ascii="Helvetica" w:hAnsi="Helvetica" w:cs="Helvetica"/>
          <w:color w:val="2D3B45"/>
          <w:shd w:val="clear" w:color="auto" w:fill="FFFFFF"/>
        </w:rPr>
        <w:t> </w:t>
      </w:r>
    </w:p>
    <w:p w14:paraId="40ECEA26" w14:textId="13E40912" w:rsidR="00EA462D" w:rsidRPr="00EA462D" w:rsidRDefault="00EA462D" w:rsidP="00EA462D">
      <w:pPr>
        <w:pStyle w:val="a3"/>
        <w:numPr>
          <w:ilvl w:val="1"/>
          <w:numId w:val="7"/>
        </w:numPr>
        <w:ind w:firstLineChars="0"/>
      </w:pPr>
      <w:r>
        <w:t>Class IB liquids — those liquids that have flash points below 73°F (22.8°C) and boiling points at or above 100°F (37.8°C)</w:t>
      </w:r>
    </w:p>
    <w:p w14:paraId="71753B77" w14:textId="2E3CC6AA" w:rsidR="00EA462D" w:rsidRPr="00EA462D" w:rsidRDefault="00EA462D" w:rsidP="00EA462D">
      <w:pPr>
        <w:pStyle w:val="a3"/>
        <w:numPr>
          <w:ilvl w:val="0"/>
          <w:numId w:val="7"/>
        </w:numPr>
        <w:ind w:firstLineChars="0"/>
      </w:pPr>
      <w:r>
        <w:t>Class 1C Flammable Liquid</w:t>
      </w:r>
      <w:r w:rsidRPr="00EA462D">
        <w:rPr>
          <w:rFonts w:ascii="Helvetica" w:hAnsi="Helvetica" w:cs="Helvetica"/>
          <w:color w:val="2D3B45"/>
          <w:shd w:val="clear" w:color="auto" w:fill="FFFFFF"/>
        </w:rPr>
        <w:t> </w:t>
      </w:r>
    </w:p>
    <w:p w14:paraId="6C9E3A67" w14:textId="38EB05E1" w:rsidR="00EA462D" w:rsidRPr="00EA462D" w:rsidRDefault="00EA462D" w:rsidP="00EA462D">
      <w:pPr>
        <w:pStyle w:val="a3"/>
        <w:numPr>
          <w:ilvl w:val="1"/>
          <w:numId w:val="7"/>
        </w:numPr>
        <w:ind w:firstLineChars="0"/>
      </w:pPr>
      <w:r>
        <w:t>Class IC liquids — those liquids that have flash points at or above 73°F (22.8°C), but below 100°F(37.8°C).</w:t>
      </w:r>
    </w:p>
    <w:p w14:paraId="271B0282" w14:textId="77777777" w:rsidR="00BC53C8" w:rsidRDefault="00EA462D" w:rsidP="00BC53C8">
      <w:pPr>
        <w:pStyle w:val="a3"/>
        <w:numPr>
          <w:ilvl w:val="0"/>
          <w:numId w:val="7"/>
        </w:numPr>
        <w:ind w:firstLineChars="0"/>
        <w:rPr>
          <w:rFonts w:ascii="Helvetica" w:hAnsi="Helvetica" w:cs="Helvetica"/>
          <w:color w:val="2D3B45"/>
          <w:shd w:val="clear" w:color="auto" w:fill="FFFFFF"/>
        </w:rPr>
      </w:pPr>
      <w:r>
        <w:t>Class II Combustible Liquid</w:t>
      </w:r>
      <w:r w:rsidRPr="00EA462D">
        <w:rPr>
          <w:rFonts w:ascii="Helvetica" w:hAnsi="Helvetica" w:cs="Helvetica"/>
          <w:color w:val="2D3B45"/>
          <w:shd w:val="clear" w:color="auto" w:fill="FFFFFF"/>
        </w:rPr>
        <w:t> </w:t>
      </w:r>
    </w:p>
    <w:p w14:paraId="5011F5BE" w14:textId="7A4236EF" w:rsidR="00EA462D" w:rsidRPr="00BC53C8" w:rsidRDefault="00BC53C8" w:rsidP="00BC53C8">
      <w:pPr>
        <w:pStyle w:val="a3"/>
        <w:numPr>
          <w:ilvl w:val="1"/>
          <w:numId w:val="7"/>
        </w:numPr>
        <w:ind w:firstLineChars="0"/>
        <w:rPr>
          <w:rFonts w:ascii="Helvetica" w:hAnsi="Helvetica" w:cs="Helvetica"/>
          <w:color w:val="2D3B45"/>
          <w:shd w:val="clear" w:color="auto" w:fill="FFFFFF"/>
        </w:rPr>
      </w:pPr>
      <w:r w:rsidRPr="00BC53C8">
        <w:rPr>
          <w:rFonts w:ascii="Helvetica" w:hAnsi="Helvetica" w:cs="Helvetica"/>
          <w:color w:val="2D3B45"/>
          <w:shd w:val="clear" w:color="auto" w:fill="FFFFFF"/>
        </w:rPr>
        <w:t>Class II Liquid — any liquid that</w:t>
      </w:r>
      <w:r>
        <w:rPr>
          <w:rFonts w:ascii="Helvetica" w:hAnsi="Helvetica" w:cs="Helvetica"/>
          <w:color w:val="2D3B45"/>
          <w:shd w:val="clear" w:color="auto" w:fill="FFFFFF"/>
        </w:rPr>
        <w:t xml:space="preserve"> </w:t>
      </w:r>
      <w:r w:rsidRPr="00BC53C8">
        <w:rPr>
          <w:rFonts w:ascii="Helvetica" w:hAnsi="Helvetica" w:cs="Helvetica"/>
          <w:color w:val="2D3B45"/>
          <w:shd w:val="clear" w:color="auto" w:fill="FFFFFF"/>
        </w:rPr>
        <w:t>has a flash point at or above 100°F (37.8°C) and below 140°F (60°C)</w:t>
      </w:r>
    </w:p>
    <w:p w14:paraId="5DC626F0" w14:textId="59425F5E" w:rsidR="00EA462D" w:rsidRPr="00BC53C8" w:rsidRDefault="00EA462D" w:rsidP="00EA462D">
      <w:pPr>
        <w:pStyle w:val="a3"/>
        <w:numPr>
          <w:ilvl w:val="0"/>
          <w:numId w:val="7"/>
        </w:numPr>
        <w:ind w:firstLineChars="0"/>
      </w:pPr>
      <w:r>
        <w:t>Class IIIA Combustible Liquid</w:t>
      </w:r>
      <w:r w:rsidRPr="00EA462D">
        <w:rPr>
          <w:rFonts w:ascii="Helvetica" w:hAnsi="Helvetica" w:cs="Helvetica"/>
          <w:color w:val="2D3B45"/>
          <w:shd w:val="clear" w:color="auto" w:fill="FFFFFF"/>
        </w:rPr>
        <w:t> </w:t>
      </w:r>
    </w:p>
    <w:p w14:paraId="62516C64" w14:textId="4855060F" w:rsidR="00BC53C8" w:rsidRPr="00EA462D" w:rsidRDefault="00BC53C8" w:rsidP="00BC53C8">
      <w:pPr>
        <w:pStyle w:val="a3"/>
        <w:numPr>
          <w:ilvl w:val="1"/>
          <w:numId w:val="7"/>
        </w:numPr>
        <w:ind w:firstLineChars="0"/>
      </w:pPr>
      <w:r>
        <w:t>Class IIIA — any liquid that has a flash point at or above 140°F (60°C), but below 200°F (93°C)</w:t>
      </w:r>
    </w:p>
    <w:p w14:paraId="4527390D" w14:textId="00D65AA0" w:rsidR="00EA462D" w:rsidRPr="00BC53C8" w:rsidRDefault="00EA462D" w:rsidP="00EA462D">
      <w:pPr>
        <w:pStyle w:val="a3"/>
        <w:numPr>
          <w:ilvl w:val="0"/>
          <w:numId w:val="7"/>
        </w:numPr>
        <w:ind w:firstLineChars="0"/>
      </w:pPr>
      <w:r>
        <w:t>Class IIIB Combustible Liquid</w:t>
      </w:r>
      <w:r w:rsidRPr="00EA462D">
        <w:rPr>
          <w:rFonts w:ascii="Helvetica" w:hAnsi="Helvetica" w:cs="Helvetica"/>
          <w:color w:val="2D3B45"/>
          <w:shd w:val="clear" w:color="auto" w:fill="FFFFFF"/>
        </w:rPr>
        <w:t> </w:t>
      </w:r>
    </w:p>
    <w:p w14:paraId="3A5F5230" w14:textId="7BB7D9DF" w:rsidR="00BC53C8" w:rsidRDefault="00BC53C8" w:rsidP="00BC53C8">
      <w:pPr>
        <w:pStyle w:val="a3"/>
        <w:numPr>
          <w:ilvl w:val="1"/>
          <w:numId w:val="7"/>
        </w:numPr>
        <w:ind w:firstLineChars="0"/>
      </w:pPr>
      <w:r>
        <w:t>Class IIIB — any liquid that has a flash point at or above 200°F (93°C).</w:t>
      </w:r>
    </w:p>
    <w:p w14:paraId="572E2EAE" w14:textId="41B7DB55" w:rsidR="001C0CA5" w:rsidRDefault="001C0CA5">
      <w:pPr>
        <w:widowControl/>
        <w:jc w:val="left"/>
        <w:rPr>
          <w:ins w:id="124" w:author="刘 欣宇" w:date="2020-06-21T18:04:00Z"/>
        </w:rPr>
      </w:pPr>
      <w:ins w:id="125" w:author="刘 欣宇" w:date="2020-06-21T18:04:00Z">
        <w:r>
          <w:br w:type="page"/>
        </w:r>
      </w:ins>
    </w:p>
    <w:p w14:paraId="456610E3" w14:textId="71D246C7" w:rsidR="00CF5DA5" w:rsidRDefault="001C0CA5" w:rsidP="00CF5DA5">
      <w:r>
        <w:lastRenderedPageBreak/>
        <w:br/>
      </w:r>
      <w:r>
        <w:br/>
      </w:r>
    </w:p>
    <w:p w14:paraId="2AF23AA7" w14:textId="29C0E3F9" w:rsidR="001C0CA5" w:rsidRDefault="001C0CA5" w:rsidP="00CF5DA5"/>
    <w:p w14:paraId="67F68FFC" w14:textId="78FEB027" w:rsidR="001C0CA5" w:rsidRDefault="001C0CA5">
      <w:pPr>
        <w:widowControl/>
        <w:jc w:val="left"/>
      </w:pPr>
      <w:r>
        <w:br w:type="page"/>
      </w:r>
    </w:p>
    <w:p w14:paraId="5DB8C0CD" w14:textId="0C9622EC" w:rsidR="001C0CA5" w:rsidRDefault="001C0CA5" w:rsidP="00CF5DA5">
      <w:r>
        <w:rPr>
          <w:rFonts w:hint="eastAsia"/>
        </w:rPr>
        <w:lastRenderedPageBreak/>
        <w:t>Quiz</w:t>
      </w:r>
      <w:r>
        <w:t xml:space="preserve"> </w:t>
      </w:r>
      <w:r>
        <w:rPr>
          <w:rFonts w:hint="eastAsia"/>
        </w:rPr>
        <w:t>7</w:t>
      </w:r>
    </w:p>
    <w:p w14:paraId="76C67F23" w14:textId="399E9E98" w:rsidR="001C0CA5" w:rsidRPr="001C0CA5" w:rsidRDefault="001C0CA5" w:rsidP="001C0CA5">
      <w:pPr>
        <w:pStyle w:val="a3"/>
        <w:numPr>
          <w:ilvl w:val="0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classification is assigned to fires involving energized electrical equipment?</w:t>
      </w:r>
    </w:p>
    <w:p w14:paraId="153703B0" w14:textId="75597627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Class</w:t>
      </w:r>
      <w:r>
        <w:rPr>
          <w:rFonts w:ascii="Helvetica" w:hAnsi="Helvetica" w:cs="Helvetica"/>
          <w:color w:val="2D3B45"/>
          <w:shd w:val="clear" w:color="auto" w:fill="FFFFFF"/>
        </w:rPr>
        <w:t xml:space="preserve"> A</w:t>
      </w:r>
    </w:p>
    <w:p w14:paraId="0416B3D4" w14:textId="6A7CFE53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C</w:t>
      </w:r>
      <w:r>
        <w:rPr>
          <w:rFonts w:ascii="Helvetica" w:hAnsi="Helvetica" w:cs="Helvetica"/>
          <w:color w:val="2D3B45"/>
          <w:shd w:val="clear" w:color="auto" w:fill="FFFFFF"/>
        </w:rPr>
        <w:t>lass B</w:t>
      </w:r>
    </w:p>
    <w:p w14:paraId="58359503" w14:textId="358F7F2C" w:rsidR="001C0CA5" w:rsidRPr="000428C4" w:rsidRDefault="001C0CA5" w:rsidP="001C0CA5">
      <w:pPr>
        <w:pStyle w:val="a3"/>
        <w:numPr>
          <w:ilvl w:val="1"/>
          <w:numId w:val="13"/>
        </w:numPr>
        <w:ind w:firstLineChars="0"/>
        <w:rPr>
          <w:color w:val="FF0000"/>
          <w:rPrChange w:id="126" w:author="刘 欣宇" w:date="2020-06-21T18:37:00Z">
            <w:rPr/>
          </w:rPrChange>
        </w:rPr>
      </w:pPr>
      <w:r w:rsidRPr="000428C4">
        <w:rPr>
          <w:rFonts w:ascii="Helvetica" w:hAnsi="Helvetica" w:cs="Helvetica"/>
          <w:color w:val="FF0000"/>
          <w:shd w:val="clear" w:color="auto" w:fill="FFFFFF"/>
          <w:rPrChange w:id="127" w:author="刘 欣宇" w:date="2020-06-21T18:37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Class C</w:t>
      </w:r>
    </w:p>
    <w:p w14:paraId="3A803293" w14:textId="0C9BE674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Class D</w:t>
      </w:r>
    </w:p>
    <w:p w14:paraId="53E4A63D" w14:textId="408E8BEE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Class K</w:t>
      </w:r>
    </w:p>
    <w:p w14:paraId="379B112A" w14:textId="107F5788" w:rsidR="001C0CA5" w:rsidRPr="001C0CA5" w:rsidRDefault="001C0CA5" w:rsidP="001C0CA5">
      <w:pPr>
        <w:pStyle w:val="a3"/>
        <w:numPr>
          <w:ilvl w:val="0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What is the potential threat of clean-agent fire-extinguishing systems?</w:t>
      </w:r>
    </w:p>
    <w:p w14:paraId="004DA3AC" w14:textId="449954BC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C</w:t>
      </w:r>
      <w:r>
        <w:rPr>
          <w:rFonts w:ascii="Helvetica" w:hAnsi="Helvetica" w:cs="Helvetica"/>
          <w:color w:val="2D3B45"/>
          <w:shd w:val="clear" w:color="auto" w:fill="FFFFFF"/>
        </w:rPr>
        <w:t>henmical burns</w:t>
      </w:r>
    </w:p>
    <w:p w14:paraId="495493E0" w14:textId="60DA78D4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Smoke inhalation</w:t>
      </w:r>
    </w:p>
    <w:p w14:paraId="385A3488" w14:textId="70260098" w:rsidR="001C0CA5" w:rsidRPr="000428C4" w:rsidRDefault="001C0CA5" w:rsidP="001C0CA5">
      <w:pPr>
        <w:pStyle w:val="a3"/>
        <w:numPr>
          <w:ilvl w:val="1"/>
          <w:numId w:val="13"/>
        </w:numPr>
        <w:ind w:firstLineChars="0"/>
        <w:rPr>
          <w:color w:val="FF0000"/>
          <w:rPrChange w:id="128" w:author="刘 欣宇" w:date="2020-06-21T18:37:00Z">
            <w:rPr/>
          </w:rPrChange>
        </w:rPr>
      </w:pPr>
      <w:r w:rsidRPr="000428C4">
        <w:rPr>
          <w:rFonts w:ascii="Helvetica" w:hAnsi="Helvetica" w:cs="Helvetica"/>
          <w:color w:val="FF0000"/>
          <w:shd w:val="clear" w:color="auto" w:fill="FFFFFF"/>
          <w:rPrChange w:id="129" w:author="刘 欣宇" w:date="2020-06-21T18:37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Asphyxiation</w:t>
      </w:r>
    </w:p>
    <w:p w14:paraId="1877AEBC" w14:textId="37173F84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Thermal burns</w:t>
      </w:r>
    </w:p>
    <w:p w14:paraId="11EC77FC" w14:textId="5353282C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Dehydration</w:t>
      </w:r>
    </w:p>
    <w:p w14:paraId="3838EF8F" w14:textId="54A861A1" w:rsidR="001C0CA5" w:rsidRPr="001C0CA5" w:rsidRDefault="001C0CA5" w:rsidP="001C0CA5">
      <w:pPr>
        <w:pStyle w:val="a3"/>
        <w:numPr>
          <w:ilvl w:val="0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Water are the best agent to extinguish fires involving__fuels</w:t>
      </w:r>
    </w:p>
    <w:p w14:paraId="5AB633BB" w14:textId="101B59F6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C</w:t>
      </w:r>
      <w:r>
        <w:rPr>
          <w:rFonts w:ascii="Helvetica" w:hAnsi="Helvetica" w:cs="Helvetica"/>
          <w:color w:val="2D3B45"/>
          <w:shd w:val="clear" w:color="auto" w:fill="FFFFFF"/>
        </w:rPr>
        <w:t>lass D</w:t>
      </w:r>
    </w:p>
    <w:p w14:paraId="0456E1E0" w14:textId="6317EAEB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Class C</w:t>
      </w:r>
    </w:p>
    <w:p w14:paraId="279C3168" w14:textId="196C29EA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C</w:t>
      </w:r>
      <w:r>
        <w:rPr>
          <w:rFonts w:ascii="Helvetica" w:hAnsi="Helvetica" w:cs="Helvetica"/>
          <w:color w:val="2D3B45"/>
          <w:shd w:val="clear" w:color="auto" w:fill="FFFFFF"/>
        </w:rPr>
        <w:t>lass B</w:t>
      </w:r>
    </w:p>
    <w:p w14:paraId="6590A9A2" w14:textId="464209FC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C</w:t>
      </w:r>
      <w:r>
        <w:rPr>
          <w:rFonts w:ascii="Helvetica" w:hAnsi="Helvetica" w:cs="Helvetica"/>
          <w:color w:val="2D3B45"/>
          <w:shd w:val="clear" w:color="auto" w:fill="FFFFFF"/>
        </w:rPr>
        <w:t>lass K</w:t>
      </w:r>
    </w:p>
    <w:p w14:paraId="6E85EF32" w14:textId="59CEEC45" w:rsidR="001C0CA5" w:rsidRPr="000428C4" w:rsidRDefault="001C0CA5" w:rsidP="001C0CA5">
      <w:pPr>
        <w:pStyle w:val="a3"/>
        <w:numPr>
          <w:ilvl w:val="1"/>
          <w:numId w:val="13"/>
        </w:numPr>
        <w:ind w:firstLineChars="0"/>
        <w:rPr>
          <w:color w:val="FF0000"/>
          <w:rPrChange w:id="130" w:author="刘 欣宇" w:date="2020-06-21T18:37:00Z">
            <w:rPr/>
          </w:rPrChange>
        </w:rPr>
      </w:pPr>
      <w:r w:rsidRPr="000428C4">
        <w:rPr>
          <w:rFonts w:ascii="Helvetica" w:hAnsi="Helvetica" w:cs="Helvetica"/>
          <w:color w:val="FF0000"/>
          <w:shd w:val="clear" w:color="auto" w:fill="FFFFFF"/>
          <w:rPrChange w:id="131" w:author="刘 欣宇" w:date="2020-06-21T18:37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Class A</w:t>
      </w:r>
    </w:p>
    <w:p w14:paraId="724AE93B" w14:textId="7D87ED4F" w:rsidR="001C0CA5" w:rsidRPr="001C0CA5" w:rsidRDefault="001C0CA5" w:rsidP="001C0CA5">
      <w:pPr>
        <w:pStyle w:val="a3"/>
        <w:numPr>
          <w:ilvl w:val="0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Proper placement of fire extinguishers results in extinguishers that are</w:t>
      </w:r>
    </w:p>
    <w:p w14:paraId="62A7EBEE" w14:textId="03C6524B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Away form normal path of travel</w:t>
      </w:r>
    </w:p>
    <w:p w14:paraId="6A4FC8BB" w14:textId="3691E78B" w:rsidR="001C0CA5" w:rsidRPr="000428C4" w:rsidRDefault="001C0CA5" w:rsidP="001C0CA5">
      <w:pPr>
        <w:pStyle w:val="a3"/>
        <w:numPr>
          <w:ilvl w:val="1"/>
          <w:numId w:val="13"/>
        </w:numPr>
        <w:ind w:firstLineChars="0"/>
        <w:rPr>
          <w:color w:val="FF0000"/>
          <w:rPrChange w:id="132" w:author="刘 欣宇" w:date="2020-06-21T18:37:00Z">
            <w:rPr/>
          </w:rPrChange>
        </w:rPr>
      </w:pPr>
      <w:r w:rsidRPr="000428C4">
        <w:rPr>
          <w:rFonts w:ascii="Helvetica" w:hAnsi="Helvetica" w:cs="Helvetica"/>
          <w:color w:val="FF0000"/>
          <w:shd w:val="clear" w:color="auto" w:fill="FFFFFF"/>
          <w:rPrChange w:id="133" w:author="刘 欣宇" w:date="2020-06-21T18:37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Near points of egress</w:t>
      </w:r>
    </w:p>
    <w:p w14:paraId="166C9897" w14:textId="7B885E3C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Stored behind equipment</w:t>
      </w:r>
    </w:p>
    <w:p w14:paraId="39942B91" w14:textId="5134FB9C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In closest to propect them</w:t>
      </w:r>
    </w:p>
    <w:p w14:paraId="78A56B3B" w14:textId="7D6B94D6" w:rsidR="001C0CA5" w:rsidRPr="001C0CA5" w:rsidRDefault="001C0CA5" w:rsidP="001C0CA5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Discretely placed</w:t>
      </w:r>
    </w:p>
    <w:p w14:paraId="73D6403F" w14:textId="075BAF30" w:rsidR="001C0CA5" w:rsidRDefault="00396F48" w:rsidP="001C0CA5">
      <w:pPr>
        <w:pStyle w:val="a3"/>
        <w:numPr>
          <w:ilvl w:val="0"/>
          <w:numId w:val="13"/>
        </w:numPr>
        <w:ind w:firstLineChars="0"/>
      </w:pPr>
      <w:r>
        <w:t xml:space="preserve">NPFA </w:t>
      </w:r>
      <w:r w:rsidR="001C0CA5">
        <w:t>10 recommends that fire extinghisher inspections be performed</w:t>
      </w:r>
    </w:p>
    <w:p w14:paraId="4841805D" w14:textId="088733DB" w:rsidR="001C0CA5" w:rsidRDefault="001C0CA5" w:rsidP="001C0CA5">
      <w:pPr>
        <w:pStyle w:val="a3"/>
        <w:numPr>
          <w:ilvl w:val="1"/>
          <w:numId w:val="13"/>
        </w:numPr>
        <w:ind w:firstLineChars="0"/>
      </w:pPr>
      <w:r>
        <w:t>Annually</w:t>
      </w:r>
    </w:p>
    <w:p w14:paraId="0E7B676A" w14:textId="49C44096" w:rsidR="001C0CA5" w:rsidRDefault="001C0CA5" w:rsidP="001C0CA5">
      <w:pPr>
        <w:pStyle w:val="a3"/>
        <w:numPr>
          <w:ilvl w:val="1"/>
          <w:numId w:val="13"/>
        </w:numPr>
        <w:ind w:firstLineChars="0"/>
      </w:pPr>
      <w:r>
        <w:t>Quarterly</w:t>
      </w:r>
    </w:p>
    <w:p w14:paraId="5E72C2AA" w14:textId="3768BF87" w:rsidR="001C0CA5" w:rsidRPr="000428C4" w:rsidRDefault="001C0CA5" w:rsidP="001C0CA5">
      <w:pPr>
        <w:pStyle w:val="a3"/>
        <w:numPr>
          <w:ilvl w:val="1"/>
          <w:numId w:val="13"/>
        </w:numPr>
        <w:ind w:firstLineChars="0"/>
        <w:rPr>
          <w:color w:val="FF0000"/>
          <w:rPrChange w:id="134" w:author="刘 欣宇" w:date="2020-06-21T18:38:00Z">
            <w:rPr/>
          </w:rPrChange>
        </w:rPr>
      </w:pPr>
      <w:r w:rsidRPr="000428C4">
        <w:rPr>
          <w:color w:val="FF0000"/>
          <w:rPrChange w:id="135" w:author="刘 欣宇" w:date="2020-06-21T18:38:00Z">
            <w:rPr/>
          </w:rPrChange>
        </w:rPr>
        <w:t>Monthly</w:t>
      </w:r>
    </w:p>
    <w:p w14:paraId="637B5FA9" w14:textId="0DA0C137" w:rsidR="001C0CA5" w:rsidRDefault="001C0CA5" w:rsidP="001C0CA5">
      <w:pPr>
        <w:pStyle w:val="a3"/>
        <w:numPr>
          <w:ilvl w:val="1"/>
          <w:numId w:val="13"/>
        </w:numPr>
        <w:ind w:firstLineChars="0"/>
      </w:pPr>
      <w:r>
        <w:t>Biennially</w:t>
      </w:r>
    </w:p>
    <w:p w14:paraId="46466DA6" w14:textId="126D9C96" w:rsidR="001C0CA5" w:rsidRDefault="001C0CA5" w:rsidP="001C0CA5">
      <w:pPr>
        <w:pStyle w:val="a3"/>
        <w:numPr>
          <w:ilvl w:val="1"/>
          <w:numId w:val="13"/>
        </w:numPr>
        <w:ind w:firstLineChars="0"/>
      </w:pPr>
      <w:r>
        <w:t>Semiannually</w:t>
      </w:r>
    </w:p>
    <w:p w14:paraId="6789E765" w14:textId="7C3B15A5" w:rsidR="001C0CA5" w:rsidRDefault="001C0CA5" w:rsidP="001C0CA5">
      <w:pPr>
        <w:pStyle w:val="a3"/>
        <w:numPr>
          <w:ilvl w:val="0"/>
          <w:numId w:val="13"/>
        </w:numPr>
        <w:ind w:firstLineChars="0"/>
      </w:pPr>
      <w:r>
        <w:t>Wet chemical extinguish systems are most effective on fire involving what type of equipment</w:t>
      </w:r>
    </w:p>
    <w:p w14:paraId="01BA57ED" w14:textId="75BB3823" w:rsidR="001C0CA5" w:rsidRDefault="001C0CA5" w:rsidP="001C0CA5">
      <w:pPr>
        <w:pStyle w:val="a3"/>
        <w:numPr>
          <w:ilvl w:val="1"/>
          <w:numId w:val="13"/>
        </w:numPr>
        <w:ind w:firstLineChars="0"/>
      </w:pPr>
      <w:r>
        <w:t>Class C</w:t>
      </w:r>
    </w:p>
    <w:p w14:paraId="2A6599FE" w14:textId="2A209B42" w:rsidR="001C0CA5" w:rsidRPr="000428C4" w:rsidRDefault="001C0CA5" w:rsidP="001C0CA5">
      <w:pPr>
        <w:pStyle w:val="a3"/>
        <w:numPr>
          <w:ilvl w:val="1"/>
          <w:numId w:val="13"/>
        </w:numPr>
        <w:ind w:firstLineChars="0"/>
        <w:rPr>
          <w:color w:val="FF0000"/>
          <w:rPrChange w:id="136" w:author="刘 欣宇" w:date="2020-06-21T18:38:00Z">
            <w:rPr/>
          </w:rPrChange>
        </w:rPr>
      </w:pPr>
      <w:r w:rsidRPr="000428C4">
        <w:rPr>
          <w:color w:val="FF0000"/>
          <w:rPrChange w:id="137" w:author="刘 欣宇" w:date="2020-06-21T18:38:00Z">
            <w:rPr/>
          </w:rPrChange>
        </w:rPr>
        <w:t>Commercial cooking</w:t>
      </w:r>
    </w:p>
    <w:p w14:paraId="3FF10240" w14:textId="23552B62" w:rsidR="001C0CA5" w:rsidRDefault="001C0CA5" w:rsidP="001C0CA5">
      <w:pPr>
        <w:pStyle w:val="a3"/>
        <w:numPr>
          <w:ilvl w:val="1"/>
          <w:numId w:val="13"/>
        </w:numPr>
        <w:ind w:firstLineChars="0"/>
      </w:pPr>
      <w:r>
        <w:t>Oil and gas production</w:t>
      </w:r>
    </w:p>
    <w:p w14:paraId="156E18B5" w14:textId="404C8510" w:rsidR="001C0CA5" w:rsidRDefault="001C0CA5" w:rsidP="001C0CA5">
      <w:pPr>
        <w:pStyle w:val="a3"/>
        <w:numPr>
          <w:ilvl w:val="1"/>
          <w:numId w:val="13"/>
        </w:numPr>
        <w:ind w:firstLineChars="0"/>
      </w:pPr>
      <w:r>
        <w:t>Retail gas pump</w:t>
      </w:r>
    </w:p>
    <w:p w14:paraId="52998915" w14:textId="0A325787" w:rsidR="001C0CA5" w:rsidRDefault="001C0CA5" w:rsidP="001C0CA5">
      <w:pPr>
        <w:pStyle w:val="a3"/>
        <w:numPr>
          <w:ilvl w:val="1"/>
          <w:numId w:val="13"/>
        </w:numPr>
        <w:ind w:firstLineChars="0"/>
      </w:pPr>
      <w:r>
        <w:t>Class A fuels</w:t>
      </w:r>
    </w:p>
    <w:p w14:paraId="4854986E" w14:textId="0B7FE837" w:rsidR="001C0CA5" w:rsidRDefault="001C0CA5" w:rsidP="001C0CA5">
      <w:pPr>
        <w:pStyle w:val="a3"/>
        <w:numPr>
          <w:ilvl w:val="0"/>
          <w:numId w:val="13"/>
        </w:numPr>
        <w:ind w:firstLineChars="0"/>
      </w:pPr>
      <w:r>
        <w:t xml:space="preserve">What is the name of the test used to check the </w:t>
      </w:r>
      <w:r w:rsidRPr="000428C4">
        <w:rPr>
          <w:color w:val="FF0000"/>
          <w:rPrChange w:id="138" w:author="刘 欣宇" w:date="2020-06-21T18:38:00Z">
            <w:rPr/>
          </w:rPrChange>
        </w:rPr>
        <w:t>integrity</w:t>
      </w:r>
      <w:r>
        <w:t xml:space="preserve"> of fire extinguisher</w:t>
      </w:r>
      <w:r w:rsidR="0002492E">
        <w:t xml:space="preserve"> cylinders</w:t>
      </w:r>
    </w:p>
    <w:p w14:paraId="44FC4478" w14:textId="60A2F36D" w:rsidR="0002492E" w:rsidRDefault="0002492E" w:rsidP="0002492E">
      <w:pPr>
        <w:pStyle w:val="a3"/>
        <w:numPr>
          <w:ilvl w:val="1"/>
          <w:numId w:val="13"/>
        </w:numPr>
        <w:ind w:firstLineChars="0"/>
      </w:pPr>
      <w:r>
        <w:t>Audit</w:t>
      </w:r>
    </w:p>
    <w:p w14:paraId="46691E7B" w14:textId="66AA3EA7" w:rsidR="0002492E" w:rsidRDefault="0002492E" w:rsidP="0002492E">
      <w:pPr>
        <w:pStyle w:val="a3"/>
        <w:numPr>
          <w:ilvl w:val="1"/>
          <w:numId w:val="13"/>
        </w:numPr>
        <w:ind w:firstLineChars="0"/>
      </w:pPr>
      <w:r>
        <w:t>Operational</w:t>
      </w:r>
    </w:p>
    <w:p w14:paraId="5CEE3813" w14:textId="07C867A0" w:rsidR="0002492E" w:rsidRPr="000428C4" w:rsidRDefault="0002492E" w:rsidP="0002492E">
      <w:pPr>
        <w:pStyle w:val="a3"/>
        <w:numPr>
          <w:ilvl w:val="1"/>
          <w:numId w:val="13"/>
        </w:numPr>
        <w:ind w:firstLineChars="0"/>
        <w:rPr>
          <w:color w:val="FF0000"/>
          <w:rPrChange w:id="139" w:author="刘 欣宇" w:date="2020-06-21T18:38:00Z">
            <w:rPr/>
          </w:rPrChange>
        </w:rPr>
      </w:pPr>
      <w:r w:rsidRPr="000428C4">
        <w:rPr>
          <w:color w:val="FF0000"/>
          <w:rPrChange w:id="140" w:author="刘 欣宇" w:date="2020-06-21T18:38:00Z">
            <w:rPr/>
          </w:rPrChange>
        </w:rPr>
        <w:t>Hydrostatic</w:t>
      </w:r>
    </w:p>
    <w:p w14:paraId="71981ABF" w14:textId="48F95A06" w:rsidR="0002492E" w:rsidRDefault="0002492E" w:rsidP="0002492E">
      <w:pPr>
        <w:pStyle w:val="a3"/>
        <w:numPr>
          <w:ilvl w:val="1"/>
          <w:numId w:val="13"/>
        </w:numPr>
        <w:ind w:firstLineChars="0"/>
      </w:pPr>
      <w:r>
        <w:t>Inspection</w:t>
      </w:r>
    </w:p>
    <w:p w14:paraId="155FC838" w14:textId="551E1E10" w:rsidR="0002492E" w:rsidRDefault="0002492E" w:rsidP="0002492E">
      <w:pPr>
        <w:pStyle w:val="a3"/>
        <w:numPr>
          <w:ilvl w:val="1"/>
          <w:numId w:val="13"/>
        </w:numPr>
        <w:ind w:firstLineChars="0"/>
      </w:pPr>
      <w:r>
        <w:t>Maintenance</w:t>
      </w:r>
    </w:p>
    <w:p w14:paraId="69A72439" w14:textId="720BD313" w:rsidR="0002492E" w:rsidRPr="0002492E" w:rsidRDefault="0002492E" w:rsidP="0002492E">
      <w:pPr>
        <w:pStyle w:val="a3"/>
        <w:numPr>
          <w:ilvl w:val="0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>Which standard governs portable fire extinguisher installation, inspection and maintenance requirements?</w:t>
      </w:r>
    </w:p>
    <w:p w14:paraId="4AAD76AA" w14:textId="4D0DF913" w:rsidR="0002492E" w:rsidRPr="0002492E" w:rsidRDefault="0002492E" w:rsidP="0002492E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N</w:t>
      </w:r>
      <w:r>
        <w:rPr>
          <w:rFonts w:ascii="Helvetica" w:hAnsi="Helvetica" w:cs="Helvetica"/>
          <w:color w:val="2D3B45"/>
          <w:shd w:val="clear" w:color="auto" w:fill="FFFFFF"/>
        </w:rPr>
        <w:t>FPA 13</w:t>
      </w:r>
    </w:p>
    <w:p w14:paraId="2C191ADB" w14:textId="34958179" w:rsidR="0002492E" w:rsidRPr="0002492E" w:rsidRDefault="0002492E" w:rsidP="0002492E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N</w:t>
      </w:r>
      <w:r>
        <w:rPr>
          <w:rFonts w:ascii="Helvetica" w:hAnsi="Helvetica" w:cs="Helvetica"/>
          <w:color w:val="2D3B45"/>
          <w:shd w:val="clear" w:color="auto" w:fill="FFFFFF"/>
        </w:rPr>
        <w:t>FPA 70</w:t>
      </w:r>
    </w:p>
    <w:p w14:paraId="6694CB15" w14:textId="41E37D88" w:rsidR="0002492E" w:rsidRPr="000428C4" w:rsidRDefault="0002492E" w:rsidP="0002492E">
      <w:pPr>
        <w:pStyle w:val="a3"/>
        <w:numPr>
          <w:ilvl w:val="1"/>
          <w:numId w:val="13"/>
        </w:numPr>
        <w:ind w:firstLineChars="0"/>
        <w:rPr>
          <w:color w:val="FF0000"/>
          <w:rPrChange w:id="141" w:author="刘 欣宇" w:date="2020-06-21T18:38:00Z">
            <w:rPr/>
          </w:rPrChange>
        </w:rPr>
      </w:pPr>
      <w:r w:rsidRPr="000428C4">
        <w:rPr>
          <w:rFonts w:ascii="Helvetica" w:hAnsi="Helvetica" w:cs="Helvetica"/>
          <w:color w:val="FF0000"/>
          <w:shd w:val="clear" w:color="auto" w:fill="FFFFFF"/>
          <w:rPrChange w:id="142" w:author="刘 欣宇" w:date="2020-06-21T18:38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NFPA 10</w:t>
      </w:r>
    </w:p>
    <w:p w14:paraId="4F53A598" w14:textId="4C2AB9E3" w:rsidR="0002492E" w:rsidRPr="0002492E" w:rsidRDefault="0002492E" w:rsidP="0002492E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N</w:t>
      </w:r>
      <w:r>
        <w:rPr>
          <w:rFonts w:ascii="Helvetica" w:hAnsi="Helvetica" w:cs="Helvetica"/>
          <w:color w:val="2D3B45"/>
          <w:shd w:val="clear" w:color="auto" w:fill="FFFFFF"/>
        </w:rPr>
        <w:t>FPA 600</w:t>
      </w:r>
    </w:p>
    <w:p w14:paraId="1E2A07FE" w14:textId="3A0A5494" w:rsidR="0002492E" w:rsidRPr="0002492E" w:rsidRDefault="0002492E" w:rsidP="0002492E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 w:hint="eastAsia"/>
          <w:color w:val="2D3B45"/>
          <w:shd w:val="clear" w:color="auto" w:fill="FFFFFF"/>
        </w:rPr>
        <w:t>N</w:t>
      </w:r>
      <w:r>
        <w:rPr>
          <w:rFonts w:ascii="Helvetica" w:hAnsi="Helvetica" w:cs="Helvetica"/>
          <w:color w:val="2D3B45"/>
          <w:shd w:val="clear" w:color="auto" w:fill="FFFFFF"/>
        </w:rPr>
        <w:t>FPA 72</w:t>
      </w:r>
    </w:p>
    <w:p w14:paraId="395B9040" w14:textId="7EEA054A" w:rsidR="0002492E" w:rsidRPr="0002492E" w:rsidRDefault="0002492E" w:rsidP="0002492E">
      <w:pPr>
        <w:pStyle w:val="a3"/>
        <w:numPr>
          <w:ilvl w:val="0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Dry chemical and dry powder extinguishing agents are essentially the same.</w:t>
      </w:r>
    </w:p>
    <w:p w14:paraId="754B0CD2" w14:textId="5D428B41" w:rsidR="0002492E" w:rsidRPr="0002492E" w:rsidRDefault="0002492E" w:rsidP="0002492E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True</w:t>
      </w:r>
    </w:p>
    <w:p w14:paraId="4BADB42F" w14:textId="5A96BC54" w:rsidR="0002492E" w:rsidRPr="000428C4" w:rsidRDefault="0002492E" w:rsidP="0002492E">
      <w:pPr>
        <w:pStyle w:val="a3"/>
        <w:numPr>
          <w:ilvl w:val="1"/>
          <w:numId w:val="13"/>
        </w:numPr>
        <w:ind w:firstLineChars="0"/>
        <w:rPr>
          <w:color w:val="FF0000"/>
          <w:rPrChange w:id="143" w:author="刘 欣宇" w:date="2020-06-21T18:39:00Z">
            <w:rPr/>
          </w:rPrChange>
        </w:rPr>
      </w:pPr>
      <w:r w:rsidRPr="000428C4">
        <w:rPr>
          <w:rFonts w:ascii="Helvetica" w:hAnsi="Helvetica" w:cs="Helvetica"/>
          <w:color w:val="FF0000"/>
          <w:shd w:val="clear" w:color="auto" w:fill="FFFFFF"/>
          <w:rPrChange w:id="144" w:author="刘 欣宇" w:date="2020-06-21T18:39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False</w:t>
      </w:r>
    </w:p>
    <w:p w14:paraId="1EA3FCAD" w14:textId="7952E7BC" w:rsidR="0002492E" w:rsidRPr="0002492E" w:rsidRDefault="0002492E" w:rsidP="0002492E">
      <w:pPr>
        <w:pStyle w:val="a3"/>
        <w:numPr>
          <w:ilvl w:val="0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Water can be used in class D fire</w:t>
      </w:r>
    </w:p>
    <w:p w14:paraId="7C910404" w14:textId="64699591" w:rsidR="0002492E" w:rsidRPr="0002492E" w:rsidRDefault="0002492E" w:rsidP="0002492E">
      <w:pPr>
        <w:pStyle w:val="a3"/>
        <w:numPr>
          <w:ilvl w:val="1"/>
          <w:numId w:val="13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True</w:t>
      </w:r>
    </w:p>
    <w:p w14:paraId="3C8A45DD" w14:textId="5FF25AC9" w:rsidR="0002492E" w:rsidRPr="000428C4" w:rsidRDefault="0002492E" w:rsidP="0002492E">
      <w:pPr>
        <w:pStyle w:val="a3"/>
        <w:numPr>
          <w:ilvl w:val="1"/>
          <w:numId w:val="13"/>
        </w:numPr>
        <w:ind w:firstLineChars="0"/>
        <w:rPr>
          <w:color w:val="FF0000"/>
          <w:rPrChange w:id="145" w:author="刘 欣宇" w:date="2020-06-21T18:39:00Z">
            <w:rPr/>
          </w:rPrChange>
        </w:rPr>
      </w:pPr>
      <w:r w:rsidRPr="000428C4">
        <w:rPr>
          <w:rFonts w:ascii="Helvetica" w:hAnsi="Helvetica" w:cs="Helvetica"/>
          <w:color w:val="FF0000"/>
          <w:shd w:val="clear" w:color="auto" w:fill="FFFFFF"/>
          <w:rPrChange w:id="146" w:author="刘 欣宇" w:date="2020-06-21T18:39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False</w:t>
      </w:r>
    </w:p>
    <w:p w14:paraId="23D8C1AD" w14:textId="6019DC0F" w:rsidR="0002492E" w:rsidRDefault="0002492E" w:rsidP="0002492E">
      <w:pPr>
        <w:pStyle w:val="a3"/>
        <w:ind w:left="420" w:firstLineChars="0" w:firstLine="0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Activity5</w:t>
      </w:r>
    </w:p>
    <w:p w14:paraId="5B1C07FC" w14:textId="0B203B55" w:rsidR="0002492E" w:rsidRPr="001C0CA5" w:rsidRDefault="0002492E" w:rsidP="0002492E">
      <w:pPr>
        <w:pStyle w:val="a3"/>
        <w:ind w:left="420" w:firstLineChars="0" w:firstLine="0"/>
      </w:pPr>
      <w:r w:rsidRPr="0002492E">
        <w:rPr>
          <w:noProof/>
        </w:rPr>
        <w:drawing>
          <wp:inline distT="0" distB="0" distL="0" distR="0" wp14:anchorId="6E90E725" wp14:editId="5D3C9725">
            <wp:extent cx="5274310" cy="3684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9864" w14:textId="73834111" w:rsidR="001C0CA5" w:rsidRDefault="0002492E" w:rsidP="001C0CA5">
      <w:pPr>
        <w:pStyle w:val="a3"/>
        <w:ind w:left="840" w:firstLineChars="0" w:firstLine="0"/>
        <w:rPr>
          <w:noProof/>
        </w:rPr>
      </w:pPr>
      <w:r w:rsidRPr="0002492E">
        <w:rPr>
          <w:noProof/>
        </w:rPr>
        <w:lastRenderedPageBreak/>
        <w:drawing>
          <wp:inline distT="0" distB="0" distL="0" distR="0" wp14:anchorId="39895903" wp14:editId="500B1FC1">
            <wp:extent cx="5274310" cy="3647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92E">
        <w:rPr>
          <w:noProof/>
        </w:rPr>
        <w:t xml:space="preserve"> </w:t>
      </w:r>
      <w:r w:rsidRPr="0002492E">
        <w:rPr>
          <w:noProof/>
        </w:rPr>
        <w:drawing>
          <wp:inline distT="0" distB="0" distL="0" distR="0" wp14:anchorId="643DE3FB" wp14:editId="007C2DFB">
            <wp:extent cx="5274310" cy="40728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92E">
        <w:rPr>
          <w:noProof/>
        </w:rPr>
        <w:t xml:space="preserve"> </w:t>
      </w:r>
      <w:r w:rsidRPr="0002492E">
        <w:rPr>
          <w:noProof/>
        </w:rPr>
        <w:lastRenderedPageBreak/>
        <w:drawing>
          <wp:inline distT="0" distB="0" distL="0" distR="0" wp14:anchorId="1EEE9C66" wp14:editId="75155EBF">
            <wp:extent cx="5274310" cy="3092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92E">
        <w:rPr>
          <w:noProof/>
        </w:rPr>
        <w:t xml:space="preserve"> </w:t>
      </w:r>
      <w:r w:rsidRPr="0002492E">
        <w:rPr>
          <w:noProof/>
        </w:rPr>
        <w:drawing>
          <wp:inline distT="0" distB="0" distL="0" distR="0" wp14:anchorId="604FBFBB" wp14:editId="1669CA51">
            <wp:extent cx="5274310" cy="34766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97F" w14:textId="7FDAC90D" w:rsidR="0002492E" w:rsidRDefault="0002492E" w:rsidP="001C0CA5">
      <w:pPr>
        <w:pStyle w:val="a3"/>
        <w:ind w:left="840" w:firstLineChars="0" w:firstLine="0"/>
        <w:rPr>
          <w:noProof/>
        </w:rPr>
      </w:pPr>
      <w:r>
        <w:rPr>
          <w:noProof/>
        </w:rPr>
        <w:t>Quiz 8</w:t>
      </w:r>
    </w:p>
    <w:p w14:paraId="075FE619" w14:textId="0CAE5502" w:rsidR="0002492E" w:rsidRDefault="0002492E" w:rsidP="0002492E">
      <w:pPr>
        <w:pStyle w:val="a3"/>
        <w:numPr>
          <w:ilvl w:val="0"/>
          <w:numId w:val="14"/>
        </w:numPr>
        <w:ind w:firstLineChars="0"/>
      </w:pPr>
      <w:r>
        <w:t>Which is not a type of smoke detector?(select all that apply)</w:t>
      </w:r>
    </w:p>
    <w:p w14:paraId="16FFEC72" w14:textId="1D7587B1" w:rsidR="0002492E" w:rsidRPr="000428C4" w:rsidRDefault="0002492E" w:rsidP="0002492E">
      <w:pPr>
        <w:pStyle w:val="a3"/>
        <w:numPr>
          <w:ilvl w:val="1"/>
          <w:numId w:val="14"/>
        </w:numPr>
        <w:ind w:firstLineChars="0"/>
        <w:rPr>
          <w:color w:val="FF0000"/>
          <w:rPrChange w:id="147" w:author="刘 欣宇" w:date="2020-06-21T18:40:00Z">
            <w:rPr/>
          </w:rPrChange>
        </w:rPr>
      </w:pPr>
      <w:r w:rsidRPr="000428C4">
        <w:rPr>
          <w:color w:val="FF0000"/>
          <w:rPrChange w:id="148" w:author="刘 欣宇" w:date="2020-06-21T18:40:00Z">
            <w:rPr/>
          </w:rPrChange>
        </w:rPr>
        <w:t>Rate compensation</w:t>
      </w:r>
    </w:p>
    <w:p w14:paraId="40E3441A" w14:textId="7922AF14" w:rsidR="0002492E" w:rsidRDefault="0002492E" w:rsidP="0002492E">
      <w:pPr>
        <w:pStyle w:val="a3"/>
        <w:numPr>
          <w:ilvl w:val="1"/>
          <w:numId w:val="14"/>
        </w:numPr>
        <w:ind w:firstLineChars="0"/>
      </w:pPr>
      <w:r>
        <w:t>Ionizing</w:t>
      </w:r>
    </w:p>
    <w:p w14:paraId="7120FBA4" w14:textId="4F53A795" w:rsidR="0002492E" w:rsidRPr="000428C4" w:rsidRDefault="0002492E" w:rsidP="0002492E">
      <w:pPr>
        <w:pStyle w:val="a3"/>
        <w:numPr>
          <w:ilvl w:val="1"/>
          <w:numId w:val="14"/>
        </w:numPr>
        <w:ind w:firstLineChars="0"/>
        <w:rPr>
          <w:color w:val="FF0000"/>
          <w:rPrChange w:id="149" w:author="刘 欣宇" w:date="2020-06-21T18:40:00Z">
            <w:rPr/>
          </w:rPrChange>
        </w:rPr>
      </w:pPr>
      <w:r w:rsidRPr="000428C4">
        <w:rPr>
          <w:color w:val="FF0000"/>
          <w:rPrChange w:id="150" w:author="刘 欣宇" w:date="2020-06-21T18:40:00Z">
            <w:rPr/>
          </w:rPrChange>
        </w:rPr>
        <w:t>Rate of rise</w:t>
      </w:r>
    </w:p>
    <w:p w14:paraId="5750E781" w14:textId="4FF33166" w:rsidR="0002492E" w:rsidRDefault="0002492E" w:rsidP="0002492E">
      <w:pPr>
        <w:pStyle w:val="a3"/>
        <w:numPr>
          <w:ilvl w:val="1"/>
          <w:numId w:val="14"/>
        </w:numPr>
        <w:ind w:firstLineChars="0"/>
      </w:pPr>
      <w:r>
        <w:t>Photoelectric</w:t>
      </w:r>
    </w:p>
    <w:p w14:paraId="03B73A39" w14:textId="47CA4E1A" w:rsidR="0002492E" w:rsidRDefault="0002492E" w:rsidP="0002492E">
      <w:pPr>
        <w:pStyle w:val="a3"/>
        <w:numPr>
          <w:ilvl w:val="1"/>
          <w:numId w:val="14"/>
        </w:numPr>
        <w:ind w:firstLineChars="0"/>
      </w:pPr>
      <w:r>
        <w:t>Air-sampling</w:t>
      </w:r>
    </w:p>
    <w:p w14:paraId="37232745" w14:textId="05623037" w:rsidR="0002492E" w:rsidRDefault="0002492E" w:rsidP="0002492E">
      <w:pPr>
        <w:pStyle w:val="a3"/>
        <w:numPr>
          <w:ilvl w:val="0"/>
          <w:numId w:val="14"/>
        </w:numPr>
        <w:ind w:firstLineChars="0"/>
      </w:pPr>
      <w:r>
        <w:t>Which is not a type of flame detector?(select all that apply)</w:t>
      </w:r>
    </w:p>
    <w:p w14:paraId="22E05B9D" w14:textId="1EE11B12" w:rsidR="0002492E" w:rsidRDefault="0002492E" w:rsidP="0002492E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U</w:t>
      </w:r>
      <w:r>
        <w:t>V</w:t>
      </w:r>
    </w:p>
    <w:p w14:paraId="7DB53729" w14:textId="6F64BBC2" w:rsidR="0002492E" w:rsidRDefault="0002492E" w:rsidP="0002492E">
      <w:pPr>
        <w:pStyle w:val="a3"/>
        <w:numPr>
          <w:ilvl w:val="1"/>
          <w:numId w:val="14"/>
        </w:numPr>
        <w:ind w:firstLineChars="0"/>
      </w:pPr>
      <w:r>
        <w:t>IR</w:t>
      </w:r>
    </w:p>
    <w:p w14:paraId="0683F5C5" w14:textId="66EA829A" w:rsidR="0002492E" w:rsidRPr="000428C4" w:rsidRDefault="0002492E" w:rsidP="0002492E">
      <w:pPr>
        <w:pStyle w:val="a3"/>
        <w:numPr>
          <w:ilvl w:val="1"/>
          <w:numId w:val="14"/>
        </w:numPr>
        <w:ind w:firstLineChars="0"/>
        <w:rPr>
          <w:color w:val="FF0000"/>
          <w:rPrChange w:id="151" w:author="刘 欣宇" w:date="2020-06-21T18:40:00Z">
            <w:rPr/>
          </w:rPrChange>
        </w:rPr>
      </w:pPr>
      <w:r w:rsidRPr="000428C4">
        <w:rPr>
          <w:color w:val="FF0000"/>
          <w:rPrChange w:id="152" w:author="刘 欣宇" w:date="2020-06-21T18:40:00Z">
            <w:rPr/>
          </w:rPrChange>
        </w:rPr>
        <w:lastRenderedPageBreak/>
        <w:t>Ionizing</w:t>
      </w:r>
    </w:p>
    <w:p w14:paraId="5ECBDD4D" w14:textId="5D7A4134" w:rsidR="0002492E" w:rsidRPr="000428C4" w:rsidRDefault="0002492E" w:rsidP="0002492E">
      <w:pPr>
        <w:pStyle w:val="a3"/>
        <w:numPr>
          <w:ilvl w:val="1"/>
          <w:numId w:val="14"/>
        </w:numPr>
        <w:ind w:firstLineChars="0"/>
        <w:rPr>
          <w:color w:val="FF0000"/>
          <w:rPrChange w:id="153" w:author="刘 欣宇" w:date="2020-06-21T18:40:00Z">
            <w:rPr/>
          </w:rPrChange>
        </w:rPr>
      </w:pPr>
      <w:r w:rsidRPr="000428C4">
        <w:rPr>
          <w:color w:val="FF0000"/>
          <w:rPrChange w:id="154" w:author="刘 欣宇" w:date="2020-06-21T18:40:00Z">
            <w:rPr/>
          </w:rPrChange>
        </w:rPr>
        <w:t>Fire sprinkler</w:t>
      </w:r>
    </w:p>
    <w:p w14:paraId="36244CBE" w14:textId="49B9616B" w:rsidR="0002492E" w:rsidRPr="000428C4" w:rsidRDefault="0002492E" w:rsidP="0002492E">
      <w:pPr>
        <w:pStyle w:val="a3"/>
        <w:numPr>
          <w:ilvl w:val="1"/>
          <w:numId w:val="14"/>
        </w:numPr>
        <w:ind w:firstLineChars="0"/>
        <w:rPr>
          <w:color w:val="FF0000"/>
          <w:rPrChange w:id="155" w:author="刘 欣宇" w:date="2020-06-21T18:40:00Z">
            <w:rPr/>
          </w:rPrChange>
        </w:rPr>
      </w:pPr>
      <w:r w:rsidRPr="000428C4">
        <w:rPr>
          <w:color w:val="FF0000"/>
          <w:rPrChange w:id="156" w:author="刘 欣宇" w:date="2020-06-21T18:40:00Z">
            <w:rPr/>
          </w:rPrChange>
        </w:rPr>
        <w:t>Rate of rise</w:t>
      </w:r>
    </w:p>
    <w:p w14:paraId="67DB197D" w14:textId="780C7723" w:rsidR="0002492E" w:rsidRDefault="0002492E" w:rsidP="0002492E">
      <w:pPr>
        <w:pStyle w:val="a3"/>
        <w:numPr>
          <w:ilvl w:val="0"/>
          <w:numId w:val="14"/>
        </w:numPr>
        <w:ind w:firstLineChars="0"/>
      </w:pPr>
      <w:r>
        <w:t>Which is not an example of notification device?</w:t>
      </w:r>
    </w:p>
    <w:p w14:paraId="11436C82" w14:textId="060BF6D0" w:rsidR="0002492E" w:rsidRDefault="0002492E" w:rsidP="0002492E">
      <w:pPr>
        <w:pStyle w:val="a3"/>
        <w:numPr>
          <w:ilvl w:val="1"/>
          <w:numId w:val="14"/>
        </w:numPr>
        <w:ind w:firstLineChars="0"/>
      </w:pPr>
      <w:r>
        <w:t>None of the answers are correct</w:t>
      </w:r>
    </w:p>
    <w:p w14:paraId="14083912" w14:textId="112BD0CF" w:rsidR="0002492E" w:rsidRPr="000428C4" w:rsidRDefault="0002492E" w:rsidP="0002492E">
      <w:pPr>
        <w:pStyle w:val="a3"/>
        <w:numPr>
          <w:ilvl w:val="1"/>
          <w:numId w:val="14"/>
        </w:numPr>
        <w:ind w:firstLineChars="0"/>
        <w:rPr>
          <w:color w:val="FF0000"/>
          <w:rPrChange w:id="157" w:author="刘 欣宇" w:date="2020-06-21T18:40:00Z">
            <w:rPr/>
          </w:rPrChange>
        </w:rPr>
      </w:pPr>
      <w:r w:rsidRPr="000428C4">
        <w:rPr>
          <w:color w:val="FF0000"/>
          <w:rPrChange w:id="158" w:author="刘 欣宇" w:date="2020-06-21T18:40:00Z">
            <w:rPr/>
          </w:rPrChange>
        </w:rPr>
        <w:t>Smoke detector</w:t>
      </w:r>
    </w:p>
    <w:p w14:paraId="58F64CDF" w14:textId="3D569310" w:rsidR="0002492E" w:rsidRDefault="000F1250" w:rsidP="0002492E">
      <w:pPr>
        <w:pStyle w:val="a3"/>
        <w:numPr>
          <w:ilvl w:val="1"/>
          <w:numId w:val="14"/>
        </w:numPr>
        <w:ind w:firstLineChars="0"/>
      </w:pPr>
      <w:r>
        <w:t>Bells</w:t>
      </w:r>
    </w:p>
    <w:p w14:paraId="7BEDC267" w14:textId="02C2F47B" w:rsidR="000F1250" w:rsidRDefault="000F1250" w:rsidP="0002492E">
      <w:pPr>
        <w:pStyle w:val="a3"/>
        <w:numPr>
          <w:ilvl w:val="1"/>
          <w:numId w:val="14"/>
        </w:numPr>
        <w:ind w:firstLineChars="0"/>
      </w:pPr>
      <w:r>
        <w:t>Speakers</w:t>
      </w:r>
    </w:p>
    <w:p w14:paraId="059B06AC" w14:textId="3C43D7D5" w:rsidR="000F1250" w:rsidRDefault="000F1250" w:rsidP="0002492E">
      <w:pPr>
        <w:pStyle w:val="a3"/>
        <w:numPr>
          <w:ilvl w:val="1"/>
          <w:numId w:val="14"/>
        </w:numPr>
        <w:ind w:firstLineChars="0"/>
      </w:pPr>
      <w:r>
        <w:t>Store lights</w:t>
      </w:r>
    </w:p>
    <w:p w14:paraId="11BBECBC" w14:textId="0B9A4A8C" w:rsidR="000F1250" w:rsidRDefault="000F1250" w:rsidP="000F1250">
      <w:pPr>
        <w:pStyle w:val="a3"/>
        <w:numPr>
          <w:ilvl w:val="0"/>
          <w:numId w:val="14"/>
        </w:numPr>
        <w:ind w:firstLineChars="0"/>
      </w:pPr>
      <w:r>
        <w:t>The National Fire Alarm Code for the US is</w:t>
      </w:r>
      <w:del w:id="159" w:author="刘 欣宇" w:date="2020-06-21T18:41:00Z">
        <w:r w:rsidDel="000428C4">
          <w:delText>______</w:delText>
        </w:r>
      </w:del>
      <w:ins w:id="160" w:author="刘 欣宇" w:date="2020-06-21T18:41:00Z">
        <w:r w:rsidR="000428C4">
          <w:t>NFPA72</w:t>
        </w:r>
      </w:ins>
    </w:p>
    <w:p w14:paraId="3E8A84D1" w14:textId="733E94B0" w:rsidR="000F1250" w:rsidRPr="000F1250" w:rsidRDefault="000F1250" w:rsidP="000F1250">
      <w:pPr>
        <w:pStyle w:val="a3"/>
        <w:numPr>
          <w:ilvl w:val="0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alarm system is widely used in large commercial or industrial applications?</w:t>
      </w:r>
    </w:p>
    <w:p w14:paraId="42DB1A66" w14:textId="3EF6FFB1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Central station</w:t>
      </w:r>
    </w:p>
    <w:p w14:paraId="48B191BE" w14:textId="7BB6E99C" w:rsidR="000F1250" w:rsidRPr="000428C4" w:rsidRDefault="000F1250" w:rsidP="000F1250">
      <w:pPr>
        <w:pStyle w:val="a3"/>
        <w:numPr>
          <w:ilvl w:val="1"/>
          <w:numId w:val="14"/>
        </w:numPr>
        <w:ind w:firstLineChars="0"/>
        <w:rPr>
          <w:color w:val="FF0000"/>
          <w:rPrChange w:id="161" w:author="刘 欣宇" w:date="2020-06-21T18:41:00Z">
            <w:rPr/>
          </w:rPrChange>
        </w:rPr>
      </w:pPr>
      <w:r w:rsidRPr="000428C4">
        <w:rPr>
          <w:rFonts w:ascii="Helvetica" w:hAnsi="Helvetica" w:cs="Helvetica"/>
          <w:color w:val="FF0000"/>
          <w:shd w:val="clear" w:color="auto" w:fill="FFFFFF"/>
          <w:rPrChange w:id="162" w:author="刘 欣宇" w:date="2020-06-21T18:41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Protected premises</w:t>
      </w:r>
    </w:p>
    <w:p w14:paraId="332D0700" w14:textId="13EC7D1D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Proprietary</w:t>
      </w:r>
    </w:p>
    <w:p w14:paraId="6FA6A529" w14:textId="4064F5F4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Remote station</w:t>
      </w:r>
    </w:p>
    <w:p w14:paraId="7C3C772A" w14:textId="4508CBD2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Local</w:t>
      </w:r>
    </w:p>
    <w:p w14:paraId="6EE9D94F" w14:textId="5B0CE3A5" w:rsidR="000F1250" w:rsidRPr="000F1250" w:rsidRDefault="000F1250" w:rsidP="000F1250">
      <w:pPr>
        <w:pStyle w:val="a3"/>
        <w:numPr>
          <w:ilvl w:val="0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alarm system sends an alarm signal directly to the fire department?</w:t>
      </w:r>
    </w:p>
    <w:p w14:paraId="18861E90" w14:textId="381A8AD6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Proprietary system</w:t>
      </w:r>
    </w:p>
    <w:p w14:paraId="6D4CFED1" w14:textId="17E460C6" w:rsidR="000F1250" w:rsidRPr="000428C4" w:rsidRDefault="000F1250" w:rsidP="000F1250">
      <w:pPr>
        <w:pStyle w:val="a3"/>
        <w:numPr>
          <w:ilvl w:val="1"/>
          <w:numId w:val="14"/>
        </w:numPr>
        <w:ind w:firstLineChars="0"/>
        <w:rPr>
          <w:color w:val="FF0000"/>
          <w:rPrChange w:id="163" w:author="刘 欣宇" w:date="2020-06-21T18:41:00Z">
            <w:rPr/>
          </w:rPrChange>
        </w:rPr>
      </w:pPr>
      <w:r w:rsidRPr="000428C4">
        <w:rPr>
          <w:rFonts w:ascii="Helvetica" w:hAnsi="Helvetica" w:cs="Helvetica"/>
          <w:color w:val="FF0000"/>
          <w:shd w:val="clear" w:color="auto" w:fill="FFFFFF"/>
          <w:rPrChange w:id="164" w:author="刘 欣宇" w:date="2020-06-21T18:41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Remote station</w:t>
      </w:r>
    </w:p>
    <w:p w14:paraId="2F615330" w14:textId="55793235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Central station</w:t>
      </w:r>
    </w:p>
    <w:p w14:paraId="2587F4F2" w14:textId="228030AD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Local</w:t>
      </w:r>
    </w:p>
    <w:p w14:paraId="373B2DE6" w14:textId="6E4CFC68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Protected premises</w:t>
      </w:r>
    </w:p>
    <w:p w14:paraId="1A7C1134" w14:textId="365D5A4C" w:rsidR="000F1250" w:rsidRPr="000F1250" w:rsidRDefault="000F1250" w:rsidP="000F1250">
      <w:pPr>
        <w:pStyle w:val="a3"/>
        <w:numPr>
          <w:ilvl w:val="0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alarm system is widely used only to notify occupants on the premises?</w:t>
      </w:r>
    </w:p>
    <w:p w14:paraId="365DE2B6" w14:textId="4620B2F4" w:rsidR="000F1250" w:rsidRPr="000428C4" w:rsidRDefault="000F1250" w:rsidP="000F1250">
      <w:pPr>
        <w:pStyle w:val="a3"/>
        <w:numPr>
          <w:ilvl w:val="1"/>
          <w:numId w:val="14"/>
        </w:numPr>
        <w:ind w:firstLineChars="0"/>
        <w:rPr>
          <w:color w:val="FF0000"/>
          <w:rPrChange w:id="165" w:author="刘 欣宇" w:date="2020-06-21T18:41:00Z">
            <w:rPr/>
          </w:rPrChange>
        </w:rPr>
      </w:pPr>
      <w:r w:rsidRPr="000428C4">
        <w:rPr>
          <w:rFonts w:ascii="Helvetica" w:hAnsi="Helvetica" w:cs="Helvetica"/>
          <w:color w:val="FF0000"/>
          <w:shd w:val="clear" w:color="auto" w:fill="FFFFFF"/>
          <w:rPrChange w:id="166" w:author="刘 欣宇" w:date="2020-06-21T18:41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Proteted premises</w:t>
      </w:r>
    </w:p>
    <w:p w14:paraId="6F7E1EAB" w14:textId="3612EE62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Public emergency alarm reporting</w:t>
      </w:r>
    </w:p>
    <w:p w14:paraId="0F4FF7BA" w14:textId="69FFBAB4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Proprietary system</w:t>
      </w:r>
    </w:p>
    <w:p w14:paraId="12AA7C9C" w14:textId="7E6F00EF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Remote station</w:t>
      </w:r>
    </w:p>
    <w:p w14:paraId="0383C771" w14:textId="072974C3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Central station</w:t>
      </w:r>
    </w:p>
    <w:p w14:paraId="5C7111D0" w14:textId="28FC3FCF" w:rsidR="000F1250" w:rsidRPr="000F1250" w:rsidRDefault="000F1250" w:rsidP="000F1250">
      <w:pPr>
        <w:pStyle w:val="a3"/>
        <w:numPr>
          <w:ilvl w:val="0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Which is not an example of fire alarm initiating device</w:t>
      </w:r>
    </w:p>
    <w:p w14:paraId="7C0B4984" w14:textId="2CEDD433" w:rsidR="000F1250" w:rsidRPr="000428C4" w:rsidRDefault="000F1250" w:rsidP="000F1250">
      <w:pPr>
        <w:pStyle w:val="a3"/>
        <w:numPr>
          <w:ilvl w:val="1"/>
          <w:numId w:val="14"/>
        </w:numPr>
        <w:ind w:firstLineChars="0"/>
        <w:rPr>
          <w:color w:val="FF0000"/>
          <w:rPrChange w:id="167" w:author="刘 欣宇" w:date="2020-06-21T18:41:00Z">
            <w:rPr/>
          </w:rPrChange>
        </w:rPr>
      </w:pPr>
      <w:r w:rsidRPr="000428C4">
        <w:rPr>
          <w:rFonts w:ascii="Helvetica" w:hAnsi="Helvetica" w:cs="Helvetica"/>
          <w:color w:val="FF0000"/>
          <w:shd w:val="clear" w:color="auto" w:fill="FFFFFF"/>
          <w:rPrChange w:id="168" w:author="刘 欣宇" w:date="2020-06-21T18:41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Strobe</w:t>
      </w:r>
    </w:p>
    <w:p w14:paraId="5869294B" w14:textId="490AD849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Fire sprinkler system water flow sensor</w:t>
      </w:r>
    </w:p>
    <w:p w14:paraId="401853AB" w14:textId="61571722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Manual pull station</w:t>
      </w:r>
    </w:p>
    <w:p w14:paraId="651F5E1F" w14:textId="46909C59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Smoke detector</w:t>
      </w:r>
    </w:p>
    <w:p w14:paraId="34CACA1D" w14:textId="2A3FDDE1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Heat detector</w:t>
      </w:r>
    </w:p>
    <w:p w14:paraId="6F2FDC39" w14:textId="3294E775" w:rsidR="000F1250" w:rsidRPr="000F1250" w:rsidRDefault="000F1250" w:rsidP="000F1250">
      <w:pPr>
        <w:pStyle w:val="a3"/>
        <w:numPr>
          <w:ilvl w:val="0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The name of the fire detector typically found in a house is a smoke detector.</w:t>
      </w:r>
    </w:p>
    <w:p w14:paraId="15804421" w14:textId="1CBFC573" w:rsidR="000F1250" w:rsidRPr="000F1250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True</w:t>
      </w:r>
    </w:p>
    <w:p w14:paraId="368A633F" w14:textId="67AD3E24" w:rsidR="000F1250" w:rsidRPr="000428C4" w:rsidRDefault="000F1250" w:rsidP="000F1250">
      <w:pPr>
        <w:pStyle w:val="a3"/>
        <w:numPr>
          <w:ilvl w:val="1"/>
          <w:numId w:val="14"/>
        </w:numPr>
        <w:ind w:firstLineChars="0"/>
        <w:rPr>
          <w:color w:val="FF0000"/>
          <w:rPrChange w:id="169" w:author="刘 欣宇" w:date="2020-06-21T18:42:00Z">
            <w:rPr/>
          </w:rPrChange>
        </w:rPr>
      </w:pPr>
      <w:r w:rsidRPr="000428C4">
        <w:rPr>
          <w:rFonts w:ascii="Helvetica" w:hAnsi="Helvetica" w:cs="Helvetica"/>
          <w:color w:val="FF0000"/>
          <w:shd w:val="clear" w:color="auto" w:fill="FFFFFF"/>
          <w:rPrChange w:id="170" w:author="刘 欣宇" w:date="2020-06-21T18:42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False</w:t>
      </w:r>
    </w:p>
    <w:p w14:paraId="02F794F7" w14:textId="279C5081" w:rsidR="000F1250" w:rsidRPr="000F1250" w:rsidRDefault="000F1250" w:rsidP="000F1250">
      <w:pPr>
        <w:pStyle w:val="a3"/>
        <w:numPr>
          <w:ilvl w:val="0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>Photoelectric smoke detectors usually respond quicker to smoldering fires.</w:t>
      </w:r>
    </w:p>
    <w:p w14:paraId="32C93EB4" w14:textId="0C831647" w:rsidR="000F1250" w:rsidRPr="000428C4" w:rsidRDefault="000F1250" w:rsidP="000F1250">
      <w:pPr>
        <w:pStyle w:val="a3"/>
        <w:numPr>
          <w:ilvl w:val="1"/>
          <w:numId w:val="14"/>
        </w:numPr>
        <w:ind w:firstLineChars="0"/>
        <w:rPr>
          <w:color w:val="FF0000"/>
          <w:rPrChange w:id="171" w:author="刘 欣宇" w:date="2020-06-21T18:42:00Z">
            <w:rPr/>
          </w:rPrChange>
        </w:rPr>
      </w:pPr>
      <w:r w:rsidRPr="000428C4">
        <w:rPr>
          <w:rFonts w:ascii="Helvetica" w:hAnsi="Helvetica" w:cs="Helvetica"/>
          <w:color w:val="FF0000"/>
          <w:shd w:val="clear" w:color="auto" w:fill="FFFFFF"/>
          <w:rPrChange w:id="172" w:author="刘 欣宇" w:date="2020-06-21T18:42:00Z">
            <w:rPr>
              <w:rFonts w:ascii="Helvetica" w:hAnsi="Helvetica" w:cs="Helvetica"/>
              <w:color w:val="2D3B45"/>
              <w:shd w:val="clear" w:color="auto" w:fill="FFFFFF"/>
            </w:rPr>
          </w:rPrChange>
        </w:rPr>
        <w:t>True</w:t>
      </w:r>
    </w:p>
    <w:p w14:paraId="2B3CB807" w14:textId="1C65BB30" w:rsidR="000F1250" w:rsidRPr="008A4289" w:rsidRDefault="000F1250" w:rsidP="000F1250">
      <w:pPr>
        <w:pStyle w:val="a3"/>
        <w:numPr>
          <w:ilvl w:val="1"/>
          <w:numId w:val="14"/>
        </w:numPr>
        <w:ind w:firstLineChars="0"/>
      </w:pPr>
      <w:r>
        <w:rPr>
          <w:rFonts w:ascii="Helvetica" w:hAnsi="Helvetica" w:cs="Helvetica"/>
          <w:color w:val="2D3B45"/>
          <w:shd w:val="clear" w:color="auto" w:fill="FFFFFF"/>
        </w:rPr>
        <w:t xml:space="preserve">False </w:t>
      </w:r>
    </w:p>
    <w:p w14:paraId="05CAD9B0" w14:textId="520DDFB9" w:rsidR="008A4289" w:rsidRDefault="008A4289">
      <w:pPr>
        <w:widowControl/>
        <w:jc w:val="left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br w:type="page"/>
      </w:r>
    </w:p>
    <w:p w14:paraId="794C8B2E" w14:textId="1AA3FC14" w:rsidR="008A4289" w:rsidRDefault="008A4289" w:rsidP="008A4289">
      <w:pPr>
        <w:pStyle w:val="a3"/>
        <w:ind w:left="420" w:firstLineChars="0" w:firstLine="0"/>
      </w:pPr>
      <w:r>
        <w:rPr>
          <w:rFonts w:hint="eastAsia"/>
        </w:rPr>
        <w:lastRenderedPageBreak/>
        <w:t>Quiz</w:t>
      </w:r>
      <w:r>
        <w:t xml:space="preserve"> </w:t>
      </w:r>
      <w:r>
        <w:rPr>
          <w:rFonts w:hint="eastAsia"/>
        </w:rPr>
        <w:t>9</w:t>
      </w:r>
    </w:p>
    <w:p w14:paraId="200A4A5C" w14:textId="485C9103" w:rsidR="008A4289" w:rsidRDefault="008A4289" w:rsidP="008A42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Which</w:t>
      </w:r>
      <w:r>
        <w:t xml:space="preserve"> views are two-demisional views of a site and building as seen from directly above the area?</w:t>
      </w:r>
    </w:p>
    <w:p w14:paraId="22340505" w14:textId="519808AB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D</w:t>
      </w:r>
      <w:r>
        <w:t>etailed views</w:t>
      </w:r>
    </w:p>
    <w:p w14:paraId="5091669B" w14:textId="52933240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F</w:t>
      </w:r>
      <w:r>
        <w:t>loor Plans</w:t>
      </w:r>
    </w:p>
    <w:p w14:paraId="73FB9AF0" w14:textId="77EE9FFF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S</w:t>
      </w:r>
      <w:r>
        <w:t>ectional views</w:t>
      </w:r>
    </w:p>
    <w:p w14:paraId="187CE217" w14:textId="139DA258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E</w:t>
      </w:r>
      <w:r>
        <w:t>levation views</w:t>
      </w:r>
    </w:p>
    <w:p w14:paraId="2169B415" w14:textId="50EBE421" w:rsidR="008A4289" w:rsidRPr="001536DE" w:rsidRDefault="008A4289" w:rsidP="008A4289">
      <w:pPr>
        <w:pStyle w:val="a3"/>
        <w:numPr>
          <w:ilvl w:val="1"/>
          <w:numId w:val="16"/>
        </w:numPr>
        <w:ind w:firstLineChars="0"/>
        <w:rPr>
          <w:color w:val="FF0000"/>
          <w:rPrChange w:id="173" w:author="刘 欣宇" w:date="2020-07-02T18:33:00Z">
            <w:rPr/>
          </w:rPrChange>
        </w:rPr>
      </w:pPr>
      <w:r w:rsidRPr="001536DE">
        <w:rPr>
          <w:rFonts w:hint="eastAsia"/>
          <w:color w:val="FF0000"/>
          <w:rPrChange w:id="174" w:author="刘 欣宇" w:date="2020-07-02T18:33:00Z">
            <w:rPr>
              <w:rFonts w:hint="eastAsia"/>
            </w:rPr>
          </w:rPrChange>
        </w:rPr>
        <w:t>S</w:t>
      </w:r>
      <w:r w:rsidRPr="001536DE">
        <w:rPr>
          <w:color w:val="FF0000"/>
          <w:rPrChange w:id="175" w:author="刘 欣宇" w:date="2020-07-02T18:33:00Z">
            <w:rPr/>
          </w:rPrChange>
        </w:rPr>
        <w:t>ite Plan views</w:t>
      </w:r>
    </w:p>
    <w:p w14:paraId="049BB483" w14:textId="7355AFEA" w:rsidR="008A4289" w:rsidRDefault="008A4289" w:rsidP="008A4289">
      <w:pPr>
        <w:pStyle w:val="a3"/>
        <w:numPr>
          <w:ilvl w:val="0"/>
          <w:numId w:val="16"/>
        </w:numPr>
        <w:ind w:firstLineChars="0"/>
      </w:pPr>
      <w:r w:rsidRPr="008A4289">
        <w:t>Which views are vertical views of a building as if it were cut into two parts?</w:t>
      </w:r>
    </w:p>
    <w:p w14:paraId="394AA675" w14:textId="4A3FDCAD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P</w:t>
      </w:r>
      <w:r>
        <w:t>lan views</w:t>
      </w:r>
    </w:p>
    <w:p w14:paraId="0F01B503" w14:textId="1E865E01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F</w:t>
      </w:r>
      <w:r>
        <w:t>loor Plans</w:t>
      </w:r>
    </w:p>
    <w:p w14:paraId="23D1095B" w14:textId="035086AC" w:rsidR="008A4289" w:rsidRPr="001536DE" w:rsidRDefault="008A4289" w:rsidP="008A4289">
      <w:pPr>
        <w:pStyle w:val="a3"/>
        <w:numPr>
          <w:ilvl w:val="1"/>
          <w:numId w:val="16"/>
        </w:numPr>
        <w:ind w:firstLineChars="0"/>
        <w:rPr>
          <w:color w:val="FF0000"/>
          <w:rPrChange w:id="176" w:author="刘 欣宇" w:date="2020-07-02T18:33:00Z">
            <w:rPr/>
          </w:rPrChange>
        </w:rPr>
      </w:pPr>
      <w:r w:rsidRPr="001536DE">
        <w:rPr>
          <w:rFonts w:hint="eastAsia"/>
          <w:color w:val="FF0000"/>
          <w:rPrChange w:id="177" w:author="刘 欣宇" w:date="2020-07-02T18:33:00Z">
            <w:rPr>
              <w:rFonts w:hint="eastAsia"/>
            </w:rPr>
          </w:rPrChange>
        </w:rPr>
        <w:t>S</w:t>
      </w:r>
      <w:r w:rsidRPr="001536DE">
        <w:rPr>
          <w:color w:val="FF0000"/>
          <w:rPrChange w:id="178" w:author="刘 欣宇" w:date="2020-07-02T18:33:00Z">
            <w:rPr/>
          </w:rPrChange>
        </w:rPr>
        <w:t>ectional views</w:t>
      </w:r>
    </w:p>
    <w:p w14:paraId="434B355F" w14:textId="694CA495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D</w:t>
      </w:r>
      <w:r>
        <w:t>etailed views</w:t>
      </w:r>
    </w:p>
    <w:p w14:paraId="3C52E5B6" w14:textId="4AAB1AD1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E</w:t>
      </w:r>
      <w:r>
        <w:t>levation views</w:t>
      </w:r>
    </w:p>
    <w:p w14:paraId="2130984C" w14:textId="4D50ADB0" w:rsidR="008A4289" w:rsidRDefault="008A4289" w:rsidP="008A42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W</w:t>
      </w:r>
      <w:r>
        <w:t>hich views are two-demensional views of a building as seen from the exterior</w:t>
      </w:r>
    </w:p>
    <w:p w14:paraId="2B240F42" w14:textId="459517A1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t>Sectional views</w:t>
      </w:r>
    </w:p>
    <w:p w14:paraId="03B84A8B" w14:textId="2936B0CD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t>Floor Plans</w:t>
      </w:r>
    </w:p>
    <w:p w14:paraId="32296564" w14:textId="44DFDA37" w:rsidR="008A4289" w:rsidRPr="001536DE" w:rsidRDefault="008A4289" w:rsidP="008A4289">
      <w:pPr>
        <w:pStyle w:val="a3"/>
        <w:numPr>
          <w:ilvl w:val="1"/>
          <w:numId w:val="16"/>
        </w:numPr>
        <w:ind w:firstLineChars="0"/>
        <w:rPr>
          <w:color w:val="FF0000"/>
          <w:rPrChange w:id="179" w:author="刘 欣宇" w:date="2020-07-02T18:33:00Z">
            <w:rPr/>
          </w:rPrChange>
        </w:rPr>
      </w:pPr>
      <w:r w:rsidRPr="001536DE">
        <w:rPr>
          <w:color w:val="FF0000"/>
          <w:rPrChange w:id="180" w:author="刘 欣宇" w:date="2020-07-02T18:33:00Z">
            <w:rPr/>
          </w:rPrChange>
        </w:rPr>
        <w:t>Elevation views</w:t>
      </w:r>
    </w:p>
    <w:p w14:paraId="5AC354C2" w14:textId="4AC116B6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t>Detailed views</w:t>
      </w:r>
    </w:p>
    <w:p w14:paraId="6C9121A0" w14:textId="0ED10BF0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t>Plan views</w:t>
      </w:r>
    </w:p>
    <w:p w14:paraId="04C39C7B" w14:textId="14FF25AC" w:rsidR="008A4289" w:rsidRDefault="008A4289" w:rsidP="008A4289">
      <w:pPr>
        <w:pStyle w:val="a3"/>
        <w:numPr>
          <w:ilvl w:val="0"/>
          <w:numId w:val="16"/>
        </w:numPr>
        <w:ind w:firstLineChars="0"/>
      </w:pPr>
      <w:r>
        <w:t>Which views are provided when it is necessary to show a feature in lager size than what is on a small-scale drawing in order to show specifics?</w:t>
      </w:r>
    </w:p>
    <w:p w14:paraId="1B54EA37" w14:textId="65E9769D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t>Sectional views</w:t>
      </w:r>
    </w:p>
    <w:p w14:paraId="487846D1" w14:textId="111B0FA8" w:rsidR="008A4289" w:rsidRPr="001536DE" w:rsidRDefault="008A4289" w:rsidP="008A4289">
      <w:pPr>
        <w:pStyle w:val="a3"/>
        <w:numPr>
          <w:ilvl w:val="1"/>
          <w:numId w:val="16"/>
        </w:numPr>
        <w:ind w:firstLineChars="0"/>
        <w:rPr>
          <w:color w:val="FF0000"/>
          <w:rPrChange w:id="181" w:author="刘 欣宇" w:date="2020-07-02T18:33:00Z">
            <w:rPr/>
          </w:rPrChange>
        </w:rPr>
      </w:pPr>
      <w:r w:rsidRPr="001536DE">
        <w:rPr>
          <w:color w:val="FF0000"/>
          <w:rPrChange w:id="182" w:author="刘 欣宇" w:date="2020-07-02T18:33:00Z">
            <w:rPr/>
          </w:rPrChange>
        </w:rPr>
        <w:t>Detailed views</w:t>
      </w:r>
    </w:p>
    <w:p w14:paraId="56345C6C" w14:textId="2ED741F6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t>Elevation views</w:t>
      </w:r>
    </w:p>
    <w:p w14:paraId="130A599B" w14:textId="705EBB45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t>Floor Plan</w:t>
      </w:r>
    </w:p>
    <w:p w14:paraId="7D4341FF" w14:textId="4779D520" w:rsidR="008A4289" w:rsidRDefault="008A4289" w:rsidP="008A4289">
      <w:pPr>
        <w:pStyle w:val="a3"/>
        <w:numPr>
          <w:ilvl w:val="1"/>
          <w:numId w:val="16"/>
        </w:numPr>
        <w:ind w:firstLineChars="0"/>
      </w:pPr>
      <w:r>
        <w:t>Plan views</w:t>
      </w:r>
    </w:p>
    <w:p w14:paraId="27F20CD6" w14:textId="5D1C423C" w:rsidR="008A4289" w:rsidRDefault="008A4289" w:rsidP="008A4289">
      <w:pPr>
        <w:pStyle w:val="a3"/>
        <w:numPr>
          <w:ilvl w:val="0"/>
          <w:numId w:val="16"/>
        </w:numPr>
        <w:ind w:firstLineChars="0"/>
      </w:pPr>
      <w:r>
        <w:t>Floor plans include all of the following EXCEPT:</w:t>
      </w:r>
    </w:p>
    <w:p w14:paraId="2025D53C" w14:textId="0D49C0F3" w:rsidR="008A4289" w:rsidRDefault="00592295" w:rsidP="008A4289">
      <w:pPr>
        <w:pStyle w:val="a3"/>
        <w:numPr>
          <w:ilvl w:val="1"/>
          <w:numId w:val="16"/>
        </w:numPr>
        <w:ind w:firstLineChars="0"/>
      </w:pPr>
      <w:r>
        <w:t>Walls</w:t>
      </w:r>
    </w:p>
    <w:p w14:paraId="35484824" w14:textId="0AF93ABF" w:rsidR="00592295" w:rsidRDefault="00592295" w:rsidP="008A4289">
      <w:pPr>
        <w:pStyle w:val="a3"/>
        <w:numPr>
          <w:ilvl w:val="1"/>
          <w:numId w:val="16"/>
        </w:numPr>
        <w:ind w:firstLineChars="0"/>
      </w:pPr>
      <w:r>
        <w:t>Stairs if applicable</w:t>
      </w:r>
    </w:p>
    <w:p w14:paraId="164F5BF3" w14:textId="3AF23DFE" w:rsidR="00592295" w:rsidRPr="001536DE" w:rsidRDefault="00592295" w:rsidP="008A4289">
      <w:pPr>
        <w:pStyle w:val="a3"/>
        <w:numPr>
          <w:ilvl w:val="1"/>
          <w:numId w:val="16"/>
        </w:numPr>
        <w:ind w:firstLineChars="0"/>
        <w:rPr>
          <w:color w:val="FF0000"/>
          <w:rPrChange w:id="183" w:author="刘 欣宇" w:date="2020-07-02T18:33:00Z">
            <w:rPr/>
          </w:rPrChange>
        </w:rPr>
      </w:pPr>
      <w:r w:rsidRPr="001536DE">
        <w:rPr>
          <w:color w:val="FF0000"/>
          <w:rPrChange w:id="184" w:author="刘 欣宇" w:date="2020-07-02T18:33:00Z">
            <w:rPr/>
          </w:rPrChange>
        </w:rPr>
        <w:t>Sprinklers</w:t>
      </w:r>
    </w:p>
    <w:p w14:paraId="493FAF0D" w14:textId="45692D15" w:rsidR="00592295" w:rsidRDefault="00592295" w:rsidP="008A4289">
      <w:pPr>
        <w:pStyle w:val="a3"/>
        <w:numPr>
          <w:ilvl w:val="1"/>
          <w:numId w:val="16"/>
        </w:numPr>
        <w:ind w:firstLineChars="0"/>
      </w:pPr>
      <w:r>
        <w:t>Windows</w:t>
      </w:r>
    </w:p>
    <w:p w14:paraId="69C47A93" w14:textId="4B060C35" w:rsidR="00592295" w:rsidRDefault="00592295" w:rsidP="008A4289">
      <w:pPr>
        <w:pStyle w:val="a3"/>
        <w:numPr>
          <w:ilvl w:val="1"/>
          <w:numId w:val="16"/>
        </w:numPr>
        <w:ind w:firstLineChars="0"/>
      </w:pPr>
      <w:r>
        <w:t>Doors</w:t>
      </w:r>
    </w:p>
    <w:p w14:paraId="722F78FE" w14:textId="0A7E7378" w:rsidR="00592295" w:rsidRDefault="00592295" w:rsidP="00592295">
      <w:pPr>
        <w:pStyle w:val="a3"/>
        <w:numPr>
          <w:ilvl w:val="0"/>
          <w:numId w:val="16"/>
        </w:numPr>
        <w:ind w:firstLineChars="0"/>
      </w:pPr>
      <w:r>
        <w:t>Before checking proposed building fire sprinkler systems, plans reviewers must first:</w:t>
      </w:r>
    </w:p>
    <w:p w14:paraId="30207519" w14:textId="62F45AC8" w:rsidR="00592295" w:rsidRPr="001536DE" w:rsidRDefault="00592295" w:rsidP="00592295">
      <w:pPr>
        <w:pStyle w:val="a3"/>
        <w:numPr>
          <w:ilvl w:val="1"/>
          <w:numId w:val="16"/>
        </w:numPr>
        <w:ind w:firstLineChars="0"/>
        <w:rPr>
          <w:color w:val="FF0000"/>
          <w:rPrChange w:id="185" w:author="刘 欣宇" w:date="2020-07-02T18:34:00Z">
            <w:rPr/>
          </w:rPrChange>
        </w:rPr>
      </w:pPr>
      <w:r w:rsidRPr="001536DE">
        <w:rPr>
          <w:color w:val="FF0000"/>
          <w:rPrChange w:id="186" w:author="刘 欣宇" w:date="2020-07-02T18:34:00Z">
            <w:rPr/>
          </w:rPrChange>
        </w:rPr>
        <w:t>Classify the hazard by occupancy</w:t>
      </w:r>
    </w:p>
    <w:p w14:paraId="534BA8D6" w14:textId="3421ED00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Obtain manufacturer’s cut sheets</w:t>
      </w:r>
    </w:p>
    <w:p w14:paraId="148DFB89" w14:textId="536B68AF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Calculate storage capacity</w:t>
      </w:r>
    </w:p>
    <w:p w14:paraId="5A9BD2B8" w14:textId="19BE7E49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Determine occupant load</w:t>
      </w:r>
    </w:p>
    <w:p w14:paraId="3BFF8545" w14:textId="46474C56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Obtain hydraulic calculations</w:t>
      </w:r>
    </w:p>
    <w:p w14:paraId="05213804" w14:textId="41653B24" w:rsidR="00592295" w:rsidRDefault="00592295" w:rsidP="00592295">
      <w:pPr>
        <w:pStyle w:val="a3"/>
        <w:numPr>
          <w:ilvl w:val="0"/>
          <w:numId w:val="16"/>
        </w:numPr>
        <w:ind w:firstLineChars="0"/>
      </w:pPr>
      <w:r>
        <w:t>Which is</w:t>
      </w:r>
      <w:r w:rsidRPr="00592295">
        <w:rPr>
          <w:b/>
          <w:bCs/>
        </w:rPr>
        <w:t xml:space="preserve"> </w:t>
      </w:r>
      <w:r w:rsidRPr="00592295">
        <w:rPr>
          <w:b/>
          <w:bCs/>
          <w:color w:val="FF0000"/>
        </w:rPr>
        <w:t>not</w:t>
      </w:r>
      <w:r w:rsidRPr="00592295">
        <w:t xml:space="preserve"> an</w:t>
      </w:r>
      <w:r>
        <w:t xml:space="preserve"> example of supporting documentation for construction </w:t>
      </w:r>
      <w:r>
        <w:rPr>
          <w:rFonts w:hint="eastAsia"/>
        </w:rPr>
        <w:t>d</w:t>
      </w:r>
      <w:r>
        <w:t>ocumemts</w:t>
      </w:r>
    </w:p>
    <w:p w14:paraId="639AA3CD" w14:textId="00741641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Sprinkler calculations</w:t>
      </w:r>
    </w:p>
    <w:p w14:paraId="00865F22" w14:textId="542BAC21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Hydraulic calculations of applicable</w:t>
      </w:r>
    </w:p>
    <w:p w14:paraId="2A77576A" w14:textId="4EB9C544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Safety Data Sheets</w:t>
      </w:r>
    </w:p>
    <w:p w14:paraId="47D194CC" w14:textId="0C2B8E54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Cut sheets</w:t>
      </w:r>
    </w:p>
    <w:p w14:paraId="7DFFF09F" w14:textId="45B86783" w:rsidR="00592295" w:rsidRPr="001536DE" w:rsidRDefault="00592295" w:rsidP="00592295">
      <w:pPr>
        <w:pStyle w:val="a3"/>
        <w:numPr>
          <w:ilvl w:val="1"/>
          <w:numId w:val="16"/>
        </w:numPr>
        <w:ind w:firstLineChars="0"/>
        <w:rPr>
          <w:color w:val="FF0000"/>
          <w:rPrChange w:id="187" w:author="刘 欣宇" w:date="2020-07-02T18:34:00Z">
            <w:rPr/>
          </w:rPrChange>
        </w:rPr>
      </w:pPr>
      <w:r w:rsidRPr="001536DE">
        <w:rPr>
          <w:color w:val="FF0000"/>
          <w:rPrChange w:id="188" w:author="刘 欣宇" w:date="2020-07-02T18:34:00Z">
            <w:rPr/>
          </w:rPrChange>
        </w:rPr>
        <w:lastRenderedPageBreak/>
        <w:t>As-built drawings</w:t>
      </w:r>
    </w:p>
    <w:p w14:paraId="4E67EC1F" w14:textId="02757BD3" w:rsidR="00592295" w:rsidRDefault="00592295" w:rsidP="00592295">
      <w:pPr>
        <w:pStyle w:val="a3"/>
        <w:numPr>
          <w:ilvl w:val="0"/>
          <w:numId w:val="16"/>
        </w:numPr>
        <w:ind w:firstLineChars="0"/>
      </w:pPr>
      <w:r w:rsidRPr="00592295">
        <w:t>Regarding submitted drawings for review, the determination of a building’s occupancy classification is the responsibility of the:</w:t>
      </w:r>
    </w:p>
    <w:p w14:paraId="701BED92" w14:textId="34BDCAA3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A</w:t>
      </w:r>
      <w:r>
        <w:t>HJ</w:t>
      </w:r>
    </w:p>
    <w:p w14:paraId="70139E1D" w14:textId="20D1C78B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Safety Professional</w:t>
      </w:r>
    </w:p>
    <w:p w14:paraId="2AE0D2AC" w14:textId="4C6B0FFC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Inspector</w:t>
      </w:r>
    </w:p>
    <w:p w14:paraId="366460F6" w14:textId="3B1BC646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Building owner</w:t>
      </w:r>
    </w:p>
    <w:p w14:paraId="33922F04" w14:textId="557288F3" w:rsidR="00592295" w:rsidRPr="001536DE" w:rsidRDefault="00592295" w:rsidP="00592295">
      <w:pPr>
        <w:pStyle w:val="a3"/>
        <w:numPr>
          <w:ilvl w:val="1"/>
          <w:numId w:val="16"/>
        </w:numPr>
        <w:ind w:firstLineChars="0"/>
        <w:rPr>
          <w:color w:val="FF0000"/>
          <w:rPrChange w:id="189" w:author="刘 欣宇" w:date="2020-07-02T18:34:00Z">
            <w:rPr/>
          </w:rPrChange>
        </w:rPr>
      </w:pPr>
      <w:r w:rsidRPr="001536DE">
        <w:rPr>
          <w:color w:val="FF0000"/>
          <w:rPrChange w:id="190" w:author="刘 欣宇" w:date="2020-07-02T18:34:00Z">
            <w:rPr/>
          </w:rPrChange>
        </w:rPr>
        <w:t>Architect</w:t>
      </w:r>
    </w:p>
    <w:p w14:paraId="155DEDF8" w14:textId="75A7C618" w:rsidR="00592295" w:rsidRDefault="00592295" w:rsidP="00592295">
      <w:pPr>
        <w:pStyle w:val="a3"/>
        <w:numPr>
          <w:ilvl w:val="0"/>
          <w:numId w:val="16"/>
        </w:numPr>
        <w:ind w:firstLineChars="0"/>
      </w:pPr>
      <w:r w:rsidRPr="00592295">
        <w:t>After verifying occupant load of a space, the plans examiner needs to evaluate</w:t>
      </w:r>
    </w:p>
    <w:p w14:paraId="40677790" w14:textId="4BD9D8CB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Construction classification</w:t>
      </w:r>
    </w:p>
    <w:p w14:paraId="7F5EBA6F" w14:textId="51C47C69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Overall size of the building</w:t>
      </w:r>
    </w:p>
    <w:p w14:paraId="79E5ABCC" w14:textId="5BB26E19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Exit capacity</w:t>
      </w:r>
    </w:p>
    <w:p w14:paraId="673689E6" w14:textId="0AC14355" w:rsidR="00592295" w:rsidRDefault="00592295" w:rsidP="00592295">
      <w:pPr>
        <w:pStyle w:val="a3"/>
        <w:numPr>
          <w:ilvl w:val="1"/>
          <w:numId w:val="16"/>
        </w:numPr>
        <w:ind w:firstLineChars="0"/>
      </w:pPr>
      <w:r>
        <w:t>Occupancy classification</w:t>
      </w:r>
    </w:p>
    <w:p w14:paraId="3340DB83" w14:textId="0A7E25A8" w:rsidR="00592295" w:rsidRPr="001536DE" w:rsidRDefault="00592295" w:rsidP="00592295">
      <w:pPr>
        <w:pStyle w:val="a3"/>
        <w:numPr>
          <w:ilvl w:val="1"/>
          <w:numId w:val="16"/>
        </w:numPr>
        <w:ind w:firstLineChars="0"/>
        <w:rPr>
          <w:color w:val="FF0000"/>
          <w:rPrChange w:id="191" w:author="刘 欣宇" w:date="2020-07-02T18:34:00Z">
            <w:rPr/>
          </w:rPrChange>
        </w:rPr>
      </w:pPr>
      <w:r w:rsidRPr="001536DE">
        <w:rPr>
          <w:color w:val="FF0000"/>
          <w:rPrChange w:id="192" w:author="刘 欣宇" w:date="2020-07-02T18:34:00Z">
            <w:rPr/>
          </w:rPrChange>
        </w:rPr>
        <w:t>Meams of egress</w:t>
      </w:r>
    </w:p>
    <w:p w14:paraId="526135DC" w14:textId="77777777" w:rsidR="008A4289" w:rsidRDefault="008A4289" w:rsidP="008A4289">
      <w:pPr>
        <w:pStyle w:val="a3"/>
        <w:ind w:left="840" w:firstLineChars="0" w:firstLine="0"/>
      </w:pPr>
    </w:p>
    <w:p w14:paraId="622E05DE" w14:textId="77777777" w:rsidR="008A4289" w:rsidRPr="008605D4" w:rsidRDefault="008A4289" w:rsidP="008A4289">
      <w:pPr>
        <w:pStyle w:val="a3"/>
        <w:ind w:left="1680" w:firstLineChars="0" w:firstLine="0"/>
      </w:pPr>
    </w:p>
    <w:sectPr w:rsidR="008A4289" w:rsidRPr="008605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E2F8F8" w14:textId="77777777" w:rsidR="008A4289" w:rsidRDefault="008A4289" w:rsidP="00387943">
      <w:r>
        <w:separator/>
      </w:r>
    </w:p>
  </w:endnote>
  <w:endnote w:type="continuationSeparator" w:id="0">
    <w:p w14:paraId="14CA5C4C" w14:textId="77777777" w:rsidR="008A4289" w:rsidRDefault="008A4289" w:rsidP="00387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DFE9E3" w14:textId="77777777" w:rsidR="008A4289" w:rsidRDefault="008A4289" w:rsidP="00387943">
      <w:r>
        <w:separator/>
      </w:r>
    </w:p>
  </w:footnote>
  <w:footnote w:type="continuationSeparator" w:id="0">
    <w:p w14:paraId="69473998" w14:textId="77777777" w:rsidR="008A4289" w:rsidRDefault="008A4289" w:rsidP="00387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215D8"/>
    <w:multiLevelType w:val="hybridMultilevel"/>
    <w:tmpl w:val="873A22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25376"/>
    <w:multiLevelType w:val="hybridMultilevel"/>
    <w:tmpl w:val="30465124"/>
    <w:lvl w:ilvl="0" w:tplc="0409000F">
      <w:start w:val="1"/>
      <w:numFmt w:val="decimal"/>
      <w:lvlText w:val="%1."/>
      <w:lvlJc w:val="lef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2" w15:restartNumberingAfterBreak="0">
    <w:nsid w:val="258F2845"/>
    <w:multiLevelType w:val="hybridMultilevel"/>
    <w:tmpl w:val="4F4EC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EE37176"/>
    <w:multiLevelType w:val="hybridMultilevel"/>
    <w:tmpl w:val="D7EAEB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E10DE3"/>
    <w:multiLevelType w:val="hybridMultilevel"/>
    <w:tmpl w:val="AF90C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073539"/>
    <w:multiLevelType w:val="hybridMultilevel"/>
    <w:tmpl w:val="FD36C4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CB5353"/>
    <w:multiLevelType w:val="hybridMultilevel"/>
    <w:tmpl w:val="A89281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BBE2966"/>
    <w:multiLevelType w:val="hybridMultilevel"/>
    <w:tmpl w:val="D7A6BC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EA03B28"/>
    <w:multiLevelType w:val="hybridMultilevel"/>
    <w:tmpl w:val="72E88FC2"/>
    <w:lvl w:ilvl="0" w:tplc="0409000F">
      <w:start w:val="1"/>
      <w:numFmt w:val="decimal"/>
      <w:lvlText w:val="%1."/>
      <w:lvlJc w:val="lef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9" w15:restartNumberingAfterBreak="0">
    <w:nsid w:val="46684851"/>
    <w:multiLevelType w:val="hybridMultilevel"/>
    <w:tmpl w:val="25D6C5B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46C07081"/>
    <w:multiLevelType w:val="hybridMultilevel"/>
    <w:tmpl w:val="D7EAEB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A1C6A03"/>
    <w:multiLevelType w:val="hybridMultilevel"/>
    <w:tmpl w:val="7D1E8A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E46092"/>
    <w:multiLevelType w:val="hybridMultilevel"/>
    <w:tmpl w:val="30C2D0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A2D7C55"/>
    <w:multiLevelType w:val="hybridMultilevel"/>
    <w:tmpl w:val="15FCD3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3E2B12"/>
    <w:multiLevelType w:val="hybridMultilevel"/>
    <w:tmpl w:val="12AA4D04"/>
    <w:lvl w:ilvl="0" w:tplc="0409000F">
      <w:start w:val="1"/>
      <w:numFmt w:val="decimal"/>
      <w:lvlText w:val="%1."/>
      <w:lvlJc w:val="lef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15" w15:restartNumberingAfterBreak="0">
    <w:nsid w:val="765B46B2"/>
    <w:multiLevelType w:val="hybridMultilevel"/>
    <w:tmpl w:val="A63A9D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0"/>
  </w:num>
  <w:num w:numId="3">
    <w:abstractNumId w:val="12"/>
  </w:num>
  <w:num w:numId="4">
    <w:abstractNumId w:val="6"/>
  </w:num>
  <w:num w:numId="5">
    <w:abstractNumId w:val="4"/>
  </w:num>
  <w:num w:numId="6">
    <w:abstractNumId w:val="7"/>
  </w:num>
  <w:num w:numId="7">
    <w:abstractNumId w:val="11"/>
  </w:num>
  <w:num w:numId="8">
    <w:abstractNumId w:val="1"/>
  </w:num>
  <w:num w:numId="9">
    <w:abstractNumId w:val="8"/>
  </w:num>
  <w:num w:numId="10">
    <w:abstractNumId w:val="14"/>
  </w:num>
  <w:num w:numId="11">
    <w:abstractNumId w:val="0"/>
  </w:num>
  <w:num w:numId="12">
    <w:abstractNumId w:val="13"/>
  </w:num>
  <w:num w:numId="13">
    <w:abstractNumId w:val="5"/>
  </w:num>
  <w:num w:numId="14">
    <w:abstractNumId w:val="9"/>
  </w:num>
  <w:num w:numId="15">
    <w:abstractNumId w:val="15"/>
  </w:num>
  <w:num w:numId="1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刘 欣宇">
    <w15:presenceInfo w15:providerId="Windows Live" w15:userId="e62e2e78995fda5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AEF"/>
    <w:rsid w:val="0002492E"/>
    <w:rsid w:val="000428C4"/>
    <w:rsid w:val="00095ED3"/>
    <w:rsid w:val="00097E5F"/>
    <w:rsid w:val="000F1250"/>
    <w:rsid w:val="00114067"/>
    <w:rsid w:val="001536DE"/>
    <w:rsid w:val="001C0CA5"/>
    <w:rsid w:val="0032690E"/>
    <w:rsid w:val="00375F5C"/>
    <w:rsid w:val="00387943"/>
    <w:rsid w:val="00396F48"/>
    <w:rsid w:val="00487339"/>
    <w:rsid w:val="0053788B"/>
    <w:rsid w:val="00592295"/>
    <w:rsid w:val="005D14D0"/>
    <w:rsid w:val="00603AEF"/>
    <w:rsid w:val="006C7694"/>
    <w:rsid w:val="007628A7"/>
    <w:rsid w:val="007B062D"/>
    <w:rsid w:val="008605D4"/>
    <w:rsid w:val="008A4289"/>
    <w:rsid w:val="0093512D"/>
    <w:rsid w:val="009352F0"/>
    <w:rsid w:val="009C19E2"/>
    <w:rsid w:val="00A558F3"/>
    <w:rsid w:val="00BA268C"/>
    <w:rsid w:val="00BC53C8"/>
    <w:rsid w:val="00BD1BB3"/>
    <w:rsid w:val="00C118DD"/>
    <w:rsid w:val="00CF5DA5"/>
    <w:rsid w:val="00D14CB4"/>
    <w:rsid w:val="00D22ABA"/>
    <w:rsid w:val="00E8230C"/>
    <w:rsid w:val="00EA462D"/>
    <w:rsid w:val="00EF69B8"/>
    <w:rsid w:val="00FA4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55F72678"/>
  <w15:chartTrackingRefBased/>
  <w15:docId w15:val="{E111109B-C9A9-490D-90E4-EBDF2F765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51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51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51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28A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3512D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93512D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9351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3512D"/>
    <w:rPr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487339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7339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3879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8794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879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879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1126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10725">
                  <w:marLeft w:val="0"/>
                  <w:marRight w:val="0"/>
                  <w:marTop w:val="0"/>
                  <w:marBottom w:val="120"/>
                  <w:divBdr>
                    <w:top w:val="single" w:sz="6" w:space="6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25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5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7680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85347">
                  <w:marLeft w:val="0"/>
                  <w:marRight w:val="0"/>
                  <w:marTop w:val="0"/>
                  <w:marBottom w:val="120"/>
                  <w:divBdr>
                    <w:top w:val="single" w:sz="6" w:space="6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5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45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6512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297107">
                  <w:marLeft w:val="0"/>
                  <w:marRight w:val="0"/>
                  <w:marTop w:val="0"/>
                  <w:marBottom w:val="120"/>
                  <w:divBdr>
                    <w:top w:val="single" w:sz="6" w:space="6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30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7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06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control" Target="activeX/activeX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microsoft.com/office/2011/relationships/people" Target="peop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1777</TotalTime>
  <Pages>19</Pages>
  <Words>2054</Words>
  <Characters>11709</Characters>
  <Application>Microsoft Office Word</Application>
  <DocSecurity>0</DocSecurity>
  <Lines>97</Lines>
  <Paragraphs>27</Paragraphs>
  <ScaleCrop>false</ScaleCrop>
  <Company/>
  <LinksUpToDate>false</LinksUpToDate>
  <CharactersWithSpaces>13736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欣宇</dc:creator>
  <cp:keywords/>
  <dc:description/>
  <cp:lastModifiedBy>刘 欣宇</cp:lastModifiedBy>
  <cp:revision>18</cp:revision>
  <dcterms:created xsi:type="dcterms:W3CDTF">2020-05-21T13:34:00Z</dcterms:created>
  <dcterms:modified xsi:type="dcterms:W3CDTF">2020-07-02T10:34:00Z</dcterms:modified>
</cp:coreProperties>
</file>